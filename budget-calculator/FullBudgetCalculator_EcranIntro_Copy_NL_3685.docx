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5C9C570F" w:rsidR="00A20401" w:rsidRPr="000458E5" w:rsidRDefault="000458E5" w:rsidP="00473359">
      <w:pPr>
        <w:pStyle w:val="Heading1"/>
        <w:jc w:val="center"/>
        <w:rPr>
          <w:lang w:val="fr-BE"/>
        </w:rPr>
      </w:pPr>
      <w:r>
        <w:rPr>
          <w:lang w:val="fr-BE"/>
        </w:rPr>
        <w:t xml:space="preserve">Ecran d’intro pour le FULL Budget Calculator home (qui existe déjà).</w:t>
      </w:r>
    </w:p>
    <w:p w14:paraId="19527EE1" w14:textId="77777777" w:rsidR="00473359" w:rsidRPr="000458E5" w:rsidRDefault="00473359" w:rsidP="00473359">
      <w:pPr>
        <w:rPr>
          <w:lang w:val="fr-BE"/>
        </w:rPr>
      </w:pPr>
    </w:p>
    <w:p w14:paraId="2B792751" w14:textId="0BA75DC8" w:rsidR="00473359" w:rsidRDefault="00DE69EF" w:rsidP="00DE69EF">
      <w:pPr>
        <w:pStyle w:val="Heading2"/>
        <w:numPr>
          <w:ilvl w:val="0"/>
          <w:numId w:val="1"/>
        </w:numPr>
        <w:rPr>
          <w:lang w:val="fr-BE"/>
        </w:rPr>
      </w:pPr>
      <w:r>
        <w:rPr>
          <w:lang w:val="fr-BE"/>
        </w:rPr>
        <w:t xml:space="preserve">Introduction screen = NEW SCREEN</w:t>
      </w:r>
    </w:p>
    <w:tbl>
      <w:tblPr>
        <w:tblStyle w:val="TableGrid"/>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A57F79" w:rsidRPr="00A57F79" w14:paraId="300E4A40" w14:textId="77777777" w:rsidTr="3C8024E6">
        <w:tc>
          <w:tcPr>
            <w:tcW w:w="3290" w:type="dxa"/>
            <w:shd w:val="clear" w:color="auto" w:fill="DAE9F7" w:themeFill="text2" w:themeFillTint="1A"/>
          </w:tcPr>
          <w:p w14:paraId="401C23A4" w14:textId="04EE7DBA" w:rsidR="00A57F79" w:rsidRPr="00A57F79" w:rsidRDefault="00A57F79" w:rsidP="00DE69EF">
            <w:pPr>
              <w:rPr>
                <w:b/>
                <w:bCs/>
                <w:lang w:val="fr-BE"/>
              </w:rPr>
            </w:pPr>
            <w:r>
              <w:rPr>
                <w:b/>
                <w:bCs/>
                <w:lang w:val="fr-BE"/>
              </w:rPr>
              <w:t>Layout</w:t>
            </w:r>
          </w:p>
        </w:tc>
        <w:tc>
          <w:tcPr>
            <w:tcW w:w="3567" w:type="dxa"/>
            <w:shd w:val="clear" w:color="auto" w:fill="DAE9F7" w:themeFill="text2" w:themeFillTint="1A"/>
          </w:tcPr>
          <w:p w14:paraId="0771A0B8" w14:textId="07155E1C" w:rsidR="00A57F79" w:rsidRPr="00A57F79" w:rsidRDefault="00A57F79" w:rsidP="00DE69EF">
            <w:pPr>
              <w:rPr>
                <w:b/>
                <w:bCs/>
                <w:lang w:val="fr-BE"/>
              </w:rPr>
            </w:pPr>
            <w:r>
              <w:rPr>
                <w:b/>
                <w:bCs/>
                <w:lang w:val="fr-BE"/>
              </w:rPr>
              <w:t>Description</w:t>
            </w:r>
          </w:p>
        </w:tc>
        <w:tc>
          <w:tcPr>
            <w:tcW w:w="3567" w:type="dxa"/>
            <w:shd w:val="clear" w:color="auto" w:fill="DAE9F7" w:themeFill="text2" w:themeFillTint="1A"/>
          </w:tcPr>
          <w:p w14:paraId="12902F23" w14:textId="77475AC1" w:rsidR="00A57F79" w:rsidRPr="00A57F79" w:rsidRDefault="00A57F79" w:rsidP="00DE69EF">
            <w:pPr>
              <w:rPr>
                <w:b/>
                <w:bCs/>
                <w:lang w:val="fr-BE"/>
              </w:rPr>
            </w:pPr>
            <w:r>
              <w:rPr>
                <w:b/>
                <w:bCs/>
                <w:lang w:val="fr-BE"/>
              </w:rPr>
              <w:t>FR</w:t>
            </w:r>
          </w:p>
        </w:tc>
        <w:tc>
          <w:tcPr>
            <w:tcW w:w="3568" w:type="dxa"/>
            <w:shd w:val="clear" w:color="auto" w:fill="DAE9F7" w:themeFill="text2" w:themeFillTint="1A"/>
          </w:tcPr>
          <w:p w14:paraId="406CFC0D" w14:textId="1C73EB6E" w:rsidR="00A57F79" w:rsidRPr="00A57F79" w:rsidRDefault="00A57F79" w:rsidP="00DE69EF">
            <w:pPr>
              <w:rPr>
                <w:b/>
                <w:bCs/>
                <w:lang w:val="fr-BE"/>
              </w:rPr>
            </w:pPr>
            <w:r>
              <w:rPr>
                <w:b/>
                <w:bCs/>
                <w:lang w:val="fr-BE"/>
              </w:rPr>
              <w:t>NL</w:t>
            </w:r>
          </w:p>
        </w:tc>
      </w:tr>
      <w:tr w:rsidR="00A57F79" w:rsidRPr="00E34D22" w14:paraId="09ABDCC9" w14:textId="77777777" w:rsidTr="3C8024E6">
        <w:tblPrEx>
          <w:tblCellMar>
            <w:left w:w="70" w:type="dxa"/>
            <w:right w:w="70" w:type="dxa"/>
          </w:tblCellMar>
        </w:tblPrEx>
        <w:tc>
          <w:tcPr>
            <w:tcW w:w="3290" w:type="dxa"/>
          </w:tcPr>
          <w:p w14:paraId="2F4356B0" w14:textId="6AC611DA" w:rsidR="00A57F79" w:rsidRDefault="00185BFF" w:rsidP="00DE69EF">
            <w:pPr>
              <w:rPr>
                <w:lang w:val="fr-BE"/>
              </w:rPr>
            </w:pPr>
            <w:r>
              <w:rPr>
                <w:noProof/>
              </w:rPr>
              <w:drawing>
                <wp:inline distT="0" distB="0" distL="0" distR="0" wp14:anchorId="49046483" wp14:editId="3A7D0F70">
                  <wp:extent cx="1981200" cy="4216400"/>
                  <wp:effectExtent l="0" t="0" r="0" b="12700"/>
                  <wp:docPr id="1403073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981200" cy="4216400"/>
                          </a:xfrm>
                          <a:prstGeom prst="rect">
                            <a:avLst/>
                          </a:prstGeom>
                          <a:noFill/>
                          <a:ln>
                            <a:noFill/>
                          </a:ln>
                        </pic:spPr>
                      </pic:pic>
                    </a:graphicData>
                  </a:graphic>
                </wp:inline>
              </w:drawing>
            </w:r>
          </w:p>
        </w:tc>
        <w:tc>
          <w:tcPr>
            <w:tcW w:w="3567" w:type="dxa"/>
          </w:tcPr>
          <w:p w14:paraId="3073CC3C" w14:textId="326EDEBF" w:rsidR="00FA2EB1" w:rsidRPr="00FA2EB1" w:rsidRDefault="00FA2EB1" w:rsidP="00551462">
            <w:pPr>
              <w:rPr>
                <w:lang w:val="fr-BE"/>
              </w:rPr>
            </w:pPr>
            <w:r>
              <w:rPr>
                <w:lang w:val="fr-BE"/>
              </w:rPr>
              <w:t xml:space="preserve">On arrive à ce simulateur depuis le quick budget simulator en non logged. Mais on peut aussi arriver à ce simulation en mode logged. </w:t>
            </w:r>
          </w:p>
          <w:p w14:paraId="209CBAF8" w14:textId="77777777" w:rsidR="00FA2EB1" w:rsidRPr="00FA2EB1" w:rsidRDefault="00FA2EB1" w:rsidP="00551462">
            <w:pPr>
              <w:rPr>
                <w:lang w:val="fr-BE"/>
              </w:rPr>
            </w:pPr>
          </w:p>
          <w:p w14:paraId="79234912" w14:textId="77777777" w:rsidR="00FA2EB1" w:rsidRPr="00FA2EB1" w:rsidRDefault="00FA2EB1" w:rsidP="00551462">
            <w:pPr>
              <w:rPr>
                <w:lang w:val="fr-BE"/>
              </w:rPr>
            </w:pPr>
          </w:p>
          <w:p w14:paraId="6B183FB0" w14:textId="3C9B4573" w:rsidR="00FA2EB1" w:rsidRPr="004D44B7" w:rsidRDefault="00FA2EB1" w:rsidP="00551462">
            <w:pPr>
              <w:rPr>
                <w:b/>
                <w:bCs/>
                <w:lang w:val="nl-BE"/>
              </w:rPr>
            </w:pPr>
            <w:r>
              <w:rPr>
                <w:b/>
                <w:bCs/>
                <w:lang w:val="nl-BE"/>
              </w:rPr>
              <w:t xml:space="preserve">Mentions légales à mettre </w:t>
            </w:r>
          </w:p>
          <w:p w14:paraId="6C429442" w14:textId="6CBF4452" w:rsidR="00551462" w:rsidRPr="00551462" w:rsidRDefault="00551462" w:rsidP="00551462">
            <w:pPr>
              <w:rPr>
                <w:lang w:val="nl-BE"/>
              </w:rPr>
            </w:pPr>
            <w:r>
              <w:rPr>
                <w:lang w:val="nl-BE"/>
              </w:rPr>
              <w:t xml:space="preserve">Let op, geld lenen kost ook geld.</w:t>
            </w:r>
          </w:p>
          <w:p w14:paraId="513EA961" w14:textId="77777777" w:rsidR="00551462" w:rsidRPr="00551462" w:rsidRDefault="00551462" w:rsidP="00551462">
            <w:pPr>
              <w:rPr>
                <w:lang w:val="nl-BE"/>
              </w:rPr>
            </w:pPr>
          </w:p>
          <w:p w14:paraId="6BF4BC63" w14:textId="5F690349" w:rsidR="00551462" w:rsidRDefault="00551462" w:rsidP="00551462">
            <w:pPr>
              <w:rPr>
                <w:lang w:val="nl-BE"/>
              </w:rPr>
            </w:pPr>
            <w:r>
              <w:rPr>
                <w:lang w:val="nl-BE"/>
              </w:rPr>
              <w:t>*Hypothecair krediet, onderworpen aan Boek VII (titel 4, hoofdstuk 2) van het Wetboek Economisch Recht.</w:t>
            </w:r>
          </w:p>
          <w:p w14:paraId="2953ED5D" w14:textId="77777777" w:rsidR="00A6266B" w:rsidRDefault="00A6266B" w:rsidP="00551462">
            <w:pPr>
              <w:rPr>
                <w:lang w:val="nl-BE"/>
              </w:rPr>
            </w:pPr>
          </w:p>
          <w:p w14:paraId="4CD061D6" w14:textId="028696A1" w:rsidR="00A57F79" w:rsidRPr="00551462" w:rsidRDefault="00A57F79" w:rsidP="00551462">
            <w:pPr>
              <w:rPr>
                <w:lang w:val="nl-BE"/>
              </w:rPr>
            </w:pPr>
          </w:p>
        </w:tc>
        <w:tc>
          <w:tcPr>
            <w:tcW w:w="3567" w:type="dxa"/>
          </w:tcPr>
          <w:p w14:paraId="1C3AEE9C" w14:textId="65976AD6" w:rsidR="002A58ED" w:rsidRDefault="00182F1C" w:rsidP="00182F1C">
            <w:pPr>
              <w:rPr>
                <w:b/>
                <w:bCs/>
                <w:lang w:val="fr-BE"/>
              </w:rPr>
            </w:pPr>
            <w:r>
              <w:rPr>
                <w:b/>
                <w:bCs/>
                <w:lang w:val="fr-BE"/>
              </w:rPr>
              <w:t>Titre </w:t>
            </w:r>
          </w:p>
          <w:p w14:paraId="20C115FD" w14:textId="08865F7B" w:rsidR="00BB7951" w:rsidRPr="00E75982" w:rsidRDefault="1205922D" w:rsidP="60728E7E">
            <w:pPr>
              <w:rPr>
                <w:lang w:val="fr-BE"/>
              </w:rPr>
            </w:pPr>
            <w:commentRangeStart w:id="0"/>
            <w:commentRangeStart w:id="1"/>
            <w:r>
              <w:rPr>
                <w:lang w:val="fr-BE"/>
              </w:rPr>
              <w:t xml:space="preserve">Calculez votre budget immobilier </w:t>
            </w:r>
            <w:del w:id="2" w:author="Charline CB Bary (Belfius)" w:date="2026-09-03T11:16:00Z" w16du:dateUtc="2026-09-03T11:16:38Z">
              <w:r>
                <w:rPr>
                  <w:lang w:val="fr-BE"/>
                </w:rPr>
                <w:delText>avec précision</w:delText>
              </w:r>
            </w:del>
            <w:commentRangeEnd w:id="0"/>
            <w:r>
              <w:rPr>
                <w:rStyle w:val="CommentReference"/>
                <w:sz w:val="24"/>
                <w:szCs w:val="24"/>
                <w:lang w:val="fr-BE"/>
              </w:rPr>
              <w:commentReference w:id="0"/>
            </w:r>
            <w:commentRangeEnd w:id="1"/>
            <w:r>
              <w:rPr>
                <w:rStyle w:val="CommentReference"/>
                <w:sz w:val="24"/>
                <w:szCs w:val="24"/>
                <w:lang w:val="fr-BE"/>
              </w:rPr>
              <w:commentReference w:id="1"/>
            </w:r>
          </w:p>
          <w:p w14:paraId="52D99FC2" w14:textId="62D1C221" w:rsidR="00DA3891" w:rsidRPr="00DA3891" w:rsidRDefault="00E34D22">
            <w:pPr>
              <w:rPr>
                <w:lang w:val="fr-BE"/>
              </w:rPr>
            </w:pPr>
            <w:r>
              <w:br/>
            </w:r>
            <w:r>
              <w:rPr>
                <w:b/>
                <w:bCs/>
                <w:lang w:val="fr-BE"/>
              </w:rPr>
              <w:t>Intro </w:t>
            </w:r>
            <w:r>
              <w:br/>
            </w:r>
            <w:r>
              <w:rPr>
                <w:lang w:val="fr-BE"/>
              </w:rPr>
              <w:t xml:space="preserve">Répondez à quelques questions sur votre situation financière et personnelle </w:t>
            </w:r>
            <w:r>
              <w:t>pour obtenir</w:t>
            </w:r>
            <w:r>
              <w:rPr>
                <w:lang w:val="fr-BE"/>
              </w:rPr>
              <w:t xml:space="preserve"> une estimation personnalisée de votre budget immobilier</w:t>
            </w:r>
            <w:ins w:id="4" w:author="Noémie Deforseau (Belfius)" w:date="2026-09-04T16:44:00Z" w16du:dateUtc="2026-09-04T14:44:00Z">
              <w:r>
                <w:rPr>
                  <w:lang w:val="fr-BE"/>
                </w:rPr>
                <w:t xml:space="preserve">. Ce budget tiendra dès lors compte de vos revenus et charges spécifiques, comme des revenus locatifs ou le paiement d’une pension alimentaire.</w:t>
              </w:r>
            </w:ins>
            <w:ins w:id="5" w:author="Charline CB Bary (Belfius)" w:date="2026-09-03T11:19:00Z" w16du:dateUtc="2026-09-03T11:19:59Z">
              <w:del w:id="6" w:author="Noémie Deforseau (Belfius)" w:date="2026-09-04T16:44:00Z" w16du:dateUtc="2026-09-04T14:44:00Z">
                <w:r>
                  <w:rPr>
                    <w:lang w:val="fr-BE"/>
                  </w:rPr>
                  <w:delText>, en tant compte de vos revenus et charges spécifiques, comme des r</w:delText>
                </w:r>
              </w:del>
            </w:ins>
            <w:ins w:id="7" w:author="Charline CB Bary (Belfius)" w:date="2026-09-03T11:20:00Z" w16du:dateUtc="2026-09-03T11:20:07Z">
              <w:del w:id="8" w:author="Noémie Deforseau (Belfius)" w:date="2026-09-04T16:44:00Z" w16du:dateUtc="2026-09-04T14:44:00Z">
                <w:r>
                  <w:rPr>
                    <w:lang w:val="fr-BE"/>
                  </w:rPr>
                  <w:delText xml:space="preserve">evenus locatifs ou </w:delText>
                </w:r>
              </w:del>
            </w:ins>
            <w:ins w:id="9" w:author="Charline CB Bary (Belfius)" w:date="2026-09-03T11:21:00Z" w16du:dateUtc="2026-09-03T11:21:48Z">
              <w:del w:id="10" w:author="Noémie Deforseau (Belfius)" w:date="2026-09-04T16:44:00Z" w16du:dateUtc="2026-09-04T14:44:00Z">
                <w:r>
                  <w:rPr>
                    <w:lang w:val="fr-BE"/>
                  </w:rPr>
                  <w:delText>le paiement d’</w:delText>
                </w:r>
              </w:del>
            </w:ins>
            <w:ins w:id="11" w:author="Charline CB Bary (Belfius)" w:date="2026-09-03T11:20:00Z" w16du:dateUtc="2026-09-03T11:20:07Z">
              <w:del w:id="12" w:author="Noémie Deforseau (Belfius)" w:date="2026-09-04T16:44:00Z" w16du:dateUtc="2026-09-04T14:44:00Z">
                <w:r>
                  <w:rPr>
                    <w:lang w:val="fr-BE"/>
                  </w:rPr>
                  <w:delText>une pension alimentaire</w:delText>
                </w:r>
              </w:del>
            </w:ins>
            <w:del w:id="13" w:author="Noémie Deforseau (Belfius)" w:date="2026-09-04T16:44:00Z" w16du:dateUtc="2026-09-04T14:44:00Z">
              <w:r>
                <w:rPr>
                  <w:lang w:val="fr-BE"/>
                </w:rPr>
                <w:delText>.</w:delText>
              </w:r>
            </w:del>
          </w:p>
          <w:p w14:paraId="5A4B7467" w14:textId="77777777" w:rsidR="006A50E6" w:rsidRDefault="006A50E6" w:rsidP="00DE69EF">
            <w:pPr>
              <w:rPr>
                <w:lang w:val="fr-BE"/>
              </w:rPr>
            </w:pPr>
          </w:p>
          <w:p w14:paraId="5239D2C6" w14:textId="77777777" w:rsidR="006A50E6" w:rsidRPr="006A50E6" w:rsidRDefault="006A50E6" w:rsidP="00DE69EF">
            <w:pPr>
              <w:rPr>
                <w:b/>
                <w:bCs/>
                <w:lang w:val="fr-BE"/>
              </w:rPr>
            </w:pPr>
            <w:r>
              <w:rPr>
                <w:b/>
                <w:bCs/>
                <w:lang w:val="fr-BE"/>
              </w:rPr>
              <w:t xml:space="preserve">Petit titre </w:t>
            </w:r>
          </w:p>
          <w:p w14:paraId="2A91B66C" w14:textId="0DA15A81" w:rsidR="00EC0110" w:rsidRPr="00EC0110" w:rsidRDefault="00EC0110" w:rsidP="00EC0110">
            <w:pPr>
              <w:rPr>
                <w:lang w:val="fr-BE"/>
              </w:rPr>
            </w:pPr>
            <w:r>
              <w:rPr>
                <w:lang w:val="fr-BE"/>
              </w:rPr>
              <w:t>Cette simulation vous permet de:</w:t>
            </w:r>
          </w:p>
          <w:p w14:paraId="397AFB4E" w14:textId="77777777" w:rsidR="006A50E6" w:rsidRDefault="006A50E6" w:rsidP="00DE69EF">
            <w:pPr>
              <w:rPr>
                <w:lang w:val="fr-BE"/>
              </w:rPr>
            </w:pPr>
          </w:p>
          <w:p w14:paraId="0486862A" w14:textId="2E200386" w:rsidR="00A57F79" w:rsidRDefault="002A58ED" w:rsidP="00DE69EF">
            <w:pPr>
              <w:rPr>
                <w:b/>
                <w:bCs/>
                <w:lang w:val="fr-BE"/>
              </w:rPr>
            </w:pPr>
            <w:r>
              <w:rPr>
                <w:b/>
                <w:bCs/>
                <w:lang w:val="fr-BE"/>
              </w:rPr>
              <w:t>Bullet points</w:t>
            </w:r>
          </w:p>
          <w:p w14:paraId="68B94E6D" w14:textId="6963BFA8" w:rsidR="001052C9" w:rsidRDefault="08E86EC8" w:rsidP="001052C9">
            <w:pPr>
              <w:pStyle w:val="ListParagraph"/>
              <w:numPr>
                <w:ilvl w:val="0"/>
                <w:numId w:val="2"/>
              </w:numPr>
              <w:rPr>
                <w:lang w:val="fr-BE"/>
              </w:rPr>
            </w:pPr>
            <w:r>
              <w:rPr>
                <w:lang w:val="fr-BE"/>
              </w:rPr>
              <w:t xml:space="preserve">découvrir le montant que vous pouvez emprunter*</w:t>
            </w:r>
          </w:p>
          <w:p w14:paraId="2F31EAE8" w14:textId="4F3C1D79" w:rsidR="00E86ECA" w:rsidRPr="00E86ECA" w:rsidRDefault="15074717" w:rsidP="00E86ECA">
            <w:pPr>
              <w:pStyle w:val="ListParagraph"/>
              <w:numPr>
                <w:ilvl w:val="0"/>
                <w:numId w:val="2"/>
              </w:numPr>
              <w:rPr>
                <w:lang w:val="fr-BE"/>
              </w:rPr>
            </w:pPr>
            <w:commentRangeStart w:id="14"/>
            <w:commentRangeStart w:id="15"/>
            <w:commentRangeStart w:id="16"/>
            <w:commentRangeStart w:id="17"/>
            <w:commentRangeStart w:id="18"/>
            <w:commentRangeStart w:id="19"/>
            <w:commentRangeStart w:id="20"/>
            <w:commentRangeStart w:id="21"/>
            <w:r>
              <w:rPr>
                <w:lang w:val="fr-BE"/>
              </w:rPr>
              <w:t xml:space="preserve">explorer trois </w:t>
            </w:r>
            <w:ins w:id="22" w:author="Charline CB Bary (Belfius)" w:date="2026-09-03T11:23:00Z" w16du:dateUtc="2026-09-03T11:23:14Z">
              <w:r>
                <w:rPr>
                  <w:lang w:val="fr-BE"/>
                </w:rPr>
                <w:t xml:space="preserve">types de </w:t>
              </w:r>
            </w:ins>
            <w:r>
              <w:rPr>
                <w:lang w:val="fr-BE"/>
              </w:rPr>
              <w:t>projets adaptés à votre budget</w:t>
            </w:r>
            <w:ins w:id="23" w:author="Charline CB Bary (Belfius)" w:date="2026-09-03T11:25:00Z" w16du:dateUtc="2026-09-03T11:25:31Z">
              <w:r>
                <w:rPr>
                  <w:lang w:val="fr-BE"/>
                </w:rPr>
                <w:t xml:space="preserve"> </w:t>
              </w:r>
            </w:ins>
            <w:ins w:id="24" w:author="Charline CB Bary (Belfius)" w:date="2026-09-03T11:27:00Z" w16du:dateUtc="2026-09-03T11:27:37Z">
              <w:r>
                <w:rPr>
                  <w:lang w:val="fr-BE"/>
                </w:rPr>
                <w:t xml:space="preserve">: </w:t>
              </w:r>
            </w:ins>
            <w:ins w:id="25" w:author="Charline CB Bary (Belfius)" w:date="2026-09-03T11:26:00Z" w16du:dateUtc="2026-09-03T11:26:57Z">
              <w:r>
                <w:rPr>
                  <w:lang w:val="fr-BE"/>
                </w:rPr>
                <w:t>achat d’un bien existant, d’un</w:t>
              </w:r>
            </w:ins>
            <w:ins w:id="26" w:author="Charline CB Bary (Belfius)" w:date="2026-09-03T11:28:00Z" w16du:dateUtc="2026-09-03T11:28:59Z">
              <w:r>
                <w:rPr>
                  <w:lang w:val="fr-BE"/>
                </w:rPr>
                <w:t>e construction</w:t>
              </w:r>
            </w:ins>
            <w:ins w:id="27" w:author="Charline CB Bary (Belfius)" w:date="2026-09-03T11:29:00Z" w16du:dateUtc="2026-09-03T11:29:02Z">
              <w:r>
                <w:rPr>
                  <w:lang w:val="fr-BE"/>
                </w:rPr>
                <w:t xml:space="preserve"> neuve</w:t>
              </w:r>
            </w:ins>
            <w:ins w:id="28" w:author="Charline CB Bary (Belfius)" w:date="2026-09-03T11:26:00Z" w16du:dateUtc="2026-09-03T11:26:57Z">
              <w:r>
                <w:rPr>
                  <w:lang w:val="fr-BE"/>
                </w:rPr>
                <w:t xml:space="preserve"> avec TVA standard </w:t>
              </w:r>
            </w:ins>
            <w:ins w:id="29" w:author="Charline CB Bary (Belfius)" w:date="2026-09-03T11:28:00Z" w16du:dateUtc="2026-09-03T11:28:19Z">
              <w:r>
                <w:rPr>
                  <w:lang w:val="fr-BE"/>
                </w:rPr>
                <w:t xml:space="preserve">(21%) </w:t>
              </w:r>
            </w:ins>
            <w:ins w:id="30" w:author="Charline CB Bary (Belfius)" w:date="2026-09-03T11:26:00Z" w16du:dateUtc="2026-09-03T11:26:57Z">
              <w:r>
                <w:rPr>
                  <w:lang w:val="fr-BE"/>
                </w:rPr>
                <w:t>et</w:t>
              </w:r>
            </w:ins>
            <w:ins w:id="31" w:author="Charline CB Bary (Belfius)" w:date="2026-09-03T11:28:00Z" w16du:dateUtc="2026-09-03T11:28:23Z">
              <w:r>
                <w:rPr>
                  <w:lang w:val="fr-BE"/>
                </w:rPr>
                <w:t xml:space="preserve"> avec</w:t>
              </w:r>
            </w:ins>
            <w:ins w:id="32" w:author="Charline CB Bary (Belfius)" w:date="2026-09-03T11:26:00Z" w16du:dateUtc="2026-09-03T11:26:57Z">
              <w:r>
                <w:rPr>
                  <w:lang w:val="fr-BE"/>
                </w:rPr>
                <w:t xml:space="preserve"> </w:t>
              </w:r>
            </w:ins>
            <w:ins w:id="33" w:author="Charline CB Bary (Belfius)" w:date="2026-09-03T11:27:00Z" w16du:dateUtc="2026-09-03T11:27:10Z">
              <w:r>
                <w:rPr>
                  <w:lang w:val="fr-BE"/>
                </w:rPr>
                <w:t>TVA réduite</w:t>
              </w:r>
            </w:ins>
            <w:ins w:id="34" w:author="Charline CB Bary (Belfius)" w:date="2026-09-03T11:28:00Z" w16du:dateUtc="2026-09-03T11:28:32Z">
              <w:r>
                <w:rPr>
                  <w:lang w:val="fr-BE"/>
                </w:rPr>
                <w:t xml:space="preserve"> (6%)</w:t>
              </w:r>
            </w:ins>
            <w:commentRangeEnd w:id="14"/>
            <w:r>
              <w:rPr>
                <w:rStyle w:val="CommentReference"/>
                <w:sz w:val="24"/>
                <w:szCs w:val="24"/>
                <w:lang w:val="fr-BE"/>
              </w:rPr>
              <w:commentReference w:id="14"/>
            </w:r>
            <w:commentRangeEnd w:id="15"/>
            <w:r>
              <w:rPr>
                <w:rStyle w:val="CommentReference"/>
                <w:sz w:val="24"/>
                <w:szCs w:val="24"/>
                <w:lang w:val="fr-BE"/>
              </w:rPr>
              <w:commentReference w:id="15"/>
            </w:r>
            <w:commentRangeEnd w:id="16"/>
            <w:r>
              <w:rPr>
                <w:rStyle w:val="CommentReference"/>
                <w:sz w:val="24"/>
                <w:szCs w:val="24"/>
                <w:lang w:val="fr-BE"/>
              </w:rPr>
              <w:commentReference w:id="16"/>
            </w:r>
            <w:commentRangeEnd w:id="17"/>
            <w:r>
              <w:rPr>
                <w:rStyle w:val="CommentReference"/>
                <w:sz w:val="24"/>
                <w:szCs w:val="24"/>
                <w:lang w:val="fr-BE"/>
              </w:rPr>
              <w:commentReference w:id="17"/>
            </w:r>
            <w:commentRangeEnd w:id="18"/>
            <w:r>
              <w:rPr>
                <w:rStyle w:val="CommentReference"/>
                <w:sz w:val="24"/>
                <w:szCs w:val="24"/>
                <w:lang w:val="fr-BE"/>
              </w:rPr>
              <w:commentReference w:id="18"/>
            </w:r>
            <w:commentRangeEnd w:id="19"/>
            <w:r>
              <w:rPr>
                <w:rStyle w:val="CommentReference"/>
                <w:sz w:val="24"/>
                <w:szCs w:val="24"/>
                <w:lang w:val="fr-BE"/>
              </w:rPr>
              <w:commentReference w:id="19"/>
            </w:r>
            <w:commentRangeEnd w:id="20"/>
            <w:r>
              <w:rPr>
                <w:rStyle w:val="CommentReference"/>
                <w:sz w:val="24"/>
                <w:szCs w:val="24"/>
                <w:lang w:val="fr-BE"/>
              </w:rPr>
              <w:commentReference w:id="20"/>
            </w:r>
            <w:commentRangeEnd w:id="21"/>
            <w:r>
              <w:rPr>
                <w:rStyle w:val="CommentReference"/>
                <w:sz w:val="24"/>
                <w:szCs w:val="24"/>
                <w:lang w:val="fr-BE"/>
              </w:rPr>
              <w:commentReference w:id="21"/>
            </w:r>
          </w:p>
          <w:p w14:paraId="51BE137B" w14:textId="3BAA0EA2" w:rsidR="52319205" w:rsidRDefault="52319205" w:rsidP="71A07D45">
            <w:pPr>
              <w:pStyle w:val="ListParagraph"/>
              <w:numPr>
                <w:ilvl w:val="0"/>
                <w:numId w:val="2"/>
              </w:numPr>
              <w:rPr>
                <w:lang w:val="fr-BE"/>
              </w:rPr>
            </w:pPr>
            <w:r>
              <w:rPr>
                <w:lang w:val="fr-BE"/>
              </w:rPr>
              <w:t>déterminer le coût total de votre projet</w:t>
            </w:r>
          </w:p>
          <w:p w14:paraId="5B8DADF9" w14:textId="2F0890F1" w:rsidR="71A07D45" w:rsidRDefault="71A07D45" w:rsidP="00E75982">
            <w:pPr>
              <w:pStyle w:val="ListParagraph"/>
              <w:ind w:left="360"/>
              <w:rPr>
                <w:lang w:val="fr-BE"/>
              </w:rPr>
            </w:pPr>
          </w:p>
          <w:p w14:paraId="0A623BD8" w14:textId="77777777" w:rsidR="00E86ECA" w:rsidRDefault="00E86ECA" w:rsidP="00E86ECA">
            <w:pPr>
              <w:rPr>
                <w:lang w:val="fr-BE"/>
              </w:rPr>
            </w:pPr>
          </w:p>
          <w:p w14:paraId="59DA09B3" w14:textId="6D6961D6" w:rsidR="00A6266B" w:rsidRPr="00A6266B" w:rsidRDefault="00E86ECA" w:rsidP="00A6266B">
            <w:pPr>
              <w:rPr>
                <w:b/>
                <w:bCs/>
                <w:lang w:val="fr-BE"/>
              </w:rPr>
            </w:pPr>
            <w:r>
              <w:rPr>
                <w:b/>
                <w:bCs/>
                <w:lang w:val="fr-BE"/>
              </w:rPr>
              <w:t>CTA </w:t>
            </w:r>
          </w:p>
          <w:p w14:paraId="7359CF44" w14:textId="44FBC66A" w:rsidR="00A6266B" w:rsidRPr="00A6266B" w:rsidRDefault="00A6266B" w:rsidP="00A6266B">
            <w:pPr>
              <w:rPr>
                <w:lang w:val="fr-BE"/>
              </w:rPr>
            </w:pPr>
            <w:r>
              <w:rPr>
                <w:lang w:val="fr-BE"/>
              </w:rPr>
              <w:t>Calculer mon budget</w:t>
            </w:r>
          </w:p>
          <w:p w14:paraId="71C4B5E1" w14:textId="577152E5" w:rsidR="0060719C" w:rsidRPr="0060719C" w:rsidRDefault="0060719C" w:rsidP="0060719C">
            <w:pPr>
              <w:rPr>
                <w:lang w:val="fr-BE"/>
              </w:rPr>
            </w:pPr>
          </w:p>
          <w:p w14:paraId="01A4F88C" w14:textId="7E61054C" w:rsidR="00A6266B" w:rsidRPr="00380E86" w:rsidRDefault="00A6266B" w:rsidP="00A6266B">
            <w:pPr>
              <w:rPr>
                <w:lang w:val="fr-BE"/>
              </w:rPr>
            </w:pPr>
            <w:r>
              <w:rPr>
                <w:b/>
                <w:bCs/>
                <w:lang w:val="fr-BE"/>
              </w:rPr>
              <w:t>Mentions légales</w:t>
              <w:br/>
            </w:r>
            <w:r>
              <w:rPr>
                <w:lang w:val="fr-BE"/>
              </w:rPr>
              <w:t>Attention, emprunter de l’argent coûte aussi de l’argent.</w:t>
            </w:r>
          </w:p>
          <w:p w14:paraId="30DFD2C6" w14:textId="77777777" w:rsidR="00A6266B" w:rsidRPr="00380E86" w:rsidRDefault="00A6266B" w:rsidP="00A6266B">
            <w:pPr>
              <w:rPr>
                <w:lang w:val="fr-BE"/>
              </w:rPr>
            </w:pPr>
          </w:p>
          <w:p w14:paraId="15A5CD73" w14:textId="3AB51C9D" w:rsidR="00A6266B" w:rsidRPr="004A6A23" w:rsidRDefault="00A6266B" w:rsidP="00A6266B">
            <w:pPr>
              <w:rPr>
                <w:lang w:val="fr-BE"/>
              </w:rPr>
            </w:pPr>
            <w:r>
              <w:rPr>
                <w:lang w:val="fr-BE"/>
              </w:rPr>
              <w:t>*</w:t>
            </w:r>
            <w:r>
              <w:t xml:space="preserve"> </w:t>
            </w:r>
            <w:r>
              <w:rPr>
                <w:lang w:val="fr-BE"/>
              </w:rPr>
              <w:t>Crédit hypothécaire, soumis au Livre VII (Titre 4, chapitre 2) du Code du droit économique. Sous réserve d’acceptation de votre dossier.</w:t>
            </w:r>
          </w:p>
          <w:p w14:paraId="456164D2" w14:textId="10F8210C" w:rsidR="001E65DB" w:rsidRPr="001E65DB" w:rsidRDefault="001E65DB" w:rsidP="00B95B1C">
            <w:pPr>
              <w:rPr>
                <w:lang w:val="fr-BE"/>
              </w:rPr>
            </w:pPr>
          </w:p>
        </w:tc>
        <w:tc>
          <w:tcPr>
            <w:tcW w:w="3568" w:type="dxa"/>
          </w:tcPr>
          <w:p w14:paraId="1C3AEE9C" w14:textId="65976AD6" w:rsidR="002A58ED" w:rsidRDefault="00182F1C" w:rsidP="00182F1C">
            <w:pPr>
              <w:rPr>
                <w:b/>
                <w:bCs/>
                <w:lang w:val="fr-BE"/>
              </w:rPr>
            </w:pPr>
            <w:r>
              <w:rPr>
                <w:b/>
                <w:bCs/>
                <w:lang w:val="fr-BE"/>
              </w:rPr>
              <w:t>Titel</w:t>
            </w:r>
          </w:p>
          <w:p w14:paraId="20C115FD" w14:textId="08865F7B" w:rsidR="00BB7951" w:rsidRPr="00E75982" w:rsidRDefault="1205922D" w:rsidP="60728E7E">
            <w:pPr>
              <w:rPr>
                <w:lang w:val="fr-BE"/>
              </w:rPr>
            </w:pPr>
            <w:r>
              <w:rPr>
                <w:lang w:val="fr-BE"/>
              </w:rPr>
              <w:t>Bereken uw woonbudget</w:t>
            </w:r>
          </w:p>
          <w:p w14:paraId="52D99FC2" w14:textId="62D1C221" w:rsidR="00DA3891" w:rsidRPr="00DA3891" w:rsidRDefault="00E34D22">
            <w:pPr>
              <w:rPr>
                <w:lang w:val="fr-BE"/>
              </w:rPr>
            </w:pPr>
            <w:r>
              <w:br/>
            </w:r>
            <w:r>
              <w:rPr>
                <w:b/>
                <w:bCs/>
                <w:lang w:val="fr-BE"/>
              </w:rPr>
              <w:t>Intro</w:t>
            </w:r>
            <w:r>
              <w:br/>
            </w:r>
            <w:r>
              <w:rPr>
                <w:lang w:val="fr-BE"/>
              </w:rPr>
              <w:t>Beantwoord enkele vragen over uw financiële en persoonlijke situatie en krijg een gepersonaliseerde schatting van uw woonbudget. Dat budget houdt dan ook rekening met uw specifieke inkomsten en lasten, zoals huurinkomsten of onderhoudsgeld dat u betaalt.</w:t>
            </w:r>
          </w:p>
          <w:p w14:paraId="5A4B7467" w14:textId="77777777" w:rsidR="006A50E6" w:rsidRDefault="006A50E6" w:rsidP="00DE69EF">
            <w:pPr>
              <w:rPr>
                <w:lang w:val="fr-BE"/>
              </w:rPr>
            </w:pPr>
          </w:p>
          <w:p w14:paraId="5239D2C6" w14:textId="77777777" w:rsidR="006A50E6" w:rsidRPr="006A50E6" w:rsidRDefault="006A50E6" w:rsidP="00DE69EF">
            <w:pPr>
              <w:rPr>
                <w:b/>
                <w:bCs/>
                <w:lang w:val="fr-BE"/>
              </w:rPr>
            </w:pPr>
            <w:r>
              <w:rPr>
                <w:b/>
                <w:bCs/>
                <w:lang w:val="fr-BE"/>
              </w:rPr>
              <w:t>Kleine titel</w:t>
            </w:r>
          </w:p>
          <w:p w14:paraId="2A91B66C" w14:textId="0DA15A81" w:rsidR="00EC0110" w:rsidRPr="00EC0110" w:rsidRDefault="00EC0110" w:rsidP="00EC0110">
            <w:pPr>
              <w:rPr>
                <w:lang w:val="fr-BE"/>
              </w:rPr>
            </w:pPr>
            <w:r>
              <w:rPr>
                <w:lang w:val="fr-BE"/>
              </w:rPr>
              <w:t>Met deze simulatie kan u:</w:t>
            </w:r>
          </w:p>
          <w:p w14:paraId="397AFB4E" w14:textId="77777777" w:rsidR="006A50E6" w:rsidRDefault="006A50E6" w:rsidP="00DE69EF">
            <w:pPr>
              <w:rPr>
                <w:lang w:val="fr-BE"/>
              </w:rPr>
            </w:pPr>
          </w:p>
          <w:p w14:paraId="0486862A" w14:textId="2E200386" w:rsidR="00A57F79" w:rsidRDefault="002A58ED" w:rsidP="00DE69EF">
            <w:pPr>
              <w:rPr>
                <w:b/>
                <w:bCs/>
                <w:lang w:val="fr-BE"/>
              </w:rPr>
            </w:pPr>
            <w:r>
              <w:rPr>
                <w:b/>
                <w:bCs/>
                <w:lang w:val="fr-BE"/>
              </w:rPr>
              <w:t>Bullets</w:t>
            </w:r>
          </w:p>
          <w:p w14:paraId="68B94E6D" w14:textId="6963BFA8" w:rsidR="001052C9" w:rsidRDefault="08E86EC8" w:rsidP="001052C9">
            <w:pPr>
              <w:pStyle w:val="ListParagraph"/>
              <w:numPr>
                <w:ilvl w:val="0"/>
                <w:numId w:val="2"/>
              </w:numPr>
              <w:rPr>
                <w:lang w:val="fr-BE"/>
              </w:rPr>
            </w:pPr>
            <w:r>
              <w:rPr>
                <w:lang w:val="fr-BE"/>
              </w:rPr>
              <w:t>ontdekken hoeveel u kan lenen*</w:t>
            </w:r>
          </w:p>
          <w:p w14:paraId="2F31EAE8" w14:textId="4F3C1D79" w:rsidR="00E86ECA" w:rsidRPr="00E86ECA" w:rsidRDefault="15074717" w:rsidP="00E86ECA">
            <w:pPr>
              <w:pStyle w:val="ListParagraph"/>
              <w:numPr>
                <w:ilvl w:val="0"/>
                <w:numId w:val="2"/>
              </w:numPr>
              <w:rPr>
                <w:lang w:val="fr-BE"/>
              </w:rPr>
            </w:pPr>
            <w:r>
              <w:rPr>
                <w:lang w:val="fr-BE"/>
              </w:rPr>
              <w:t>drie types projecten verkennen die bij uw budget passen: de aankoop van een bestaande woning, van een nieuwbouw met 21% btw (standaardtarief) of met 6% btw (verlaagd tarief)</w:t>
            </w:r>
          </w:p>
          <w:p w14:paraId="51BE137B" w14:textId="3BAA0EA2" w:rsidR="52319205" w:rsidRDefault="52319205" w:rsidP="71A07D45">
            <w:pPr>
              <w:pStyle w:val="ListParagraph"/>
              <w:numPr>
                <w:ilvl w:val="0"/>
                <w:numId w:val="2"/>
              </w:numPr>
              <w:rPr>
                <w:lang w:val="fr-BE"/>
              </w:rPr>
            </w:pPr>
            <w:r>
              <w:rPr>
                <w:lang w:val="fr-BE"/>
              </w:rPr>
              <w:t>de totale kostprijs van uw project bepalen</w:t>
            </w:r>
          </w:p>
          <w:p w14:paraId="5B8DADF9" w14:textId="2F0890F1" w:rsidR="71A07D45" w:rsidRDefault="71A07D45" w:rsidP="00E75982">
            <w:pPr>
              <w:pStyle w:val="ListParagraph"/>
              <w:ind w:left="360"/>
              <w:rPr>
                <w:lang w:val="fr-BE"/>
              </w:rPr>
            </w:pPr>
          </w:p>
          <w:p w14:paraId="0A623BD8" w14:textId="77777777" w:rsidR="00E86ECA" w:rsidRDefault="00E86ECA" w:rsidP="00E86ECA">
            <w:pPr>
              <w:rPr>
                <w:lang w:val="fr-BE"/>
              </w:rPr>
            </w:pPr>
          </w:p>
          <w:p w14:paraId="59DA09B3" w14:textId="6D6961D6" w:rsidR="00A6266B" w:rsidRPr="00A6266B" w:rsidRDefault="00E86ECA" w:rsidP="00A6266B">
            <w:pPr>
              <w:rPr>
                <w:b/>
                <w:bCs/>
                <w:lang w:val="fr-BE"/>
              </w:rPr>
            </w:pPr>
            <w:r>
              <w:rPr>
                <w:b/>
                <w:bCs/>
                <w:lang w:val="fr-BE"/>
              </w:rPr>
              <w:t>CTA</w:t>
            </w:r>
          </w:p>
          <w:p w14:paraId="7359CF44" w14:textId="44FBC66A" w:rsidR="00A6266B" w:rsidRPr="00A6266B" w:rsidRDefault="00A6266B" w:rsidP="00A6266B">
            <w:pPr>
              <w:rPr>
                <w:lang w:val="fr-BE"/>
              </w:rPr>
            </w:pPr>
            <w:r>
              <w:rPr>
                <w:lang w:val="fr-BE"/>
              </w:rPr>
              <w:t>Bereken mijn budget</w:t>
            </w:r>
          </w:p>
          <w:p w14:paraId="71C4B5E1" w14:textId="577152E5" w:rsidR="0060719C" w:rsidRPr="0060719C" w:rsidRDefault="0060719C" w:rsidP="0060719C">
            <w:pPr>
              <w:rPr>
                <w:lang w:val="fr-BE"/>
              </w:rPr>
            </w:pPr>
          </w:p>
          <w:p w14:paraId="01A4F88C" w14:textId="7E61054C" w:rsidR="00A6266B" w:rsidRPr="00380E86" w:rsidRDefault="00A6266B" w:rsidP="00A6266B">
            <w:pPr>
              <w:rPr>
                <w:lang w:val="fr-BE"/>
              </w:rPr>
            </w:pPr>
            <w:r>
              <w:rPr>
                <w:b/>
                <w:bCs/>
                <w:lang w:val="fr-BE"/>
              </w:rPr>
              <w:t>Wettelijke vermeldingen</w:t>
              <w:br/>
            </w:r>
            <w:r>
              <w:rPr>
                <w:lang w:val="fr-BE"/>
              </w:rPr>
              <w:t>Let op, geld lenen kost ook geld.</w:t>
            </w:r>
          </w:p>
          <w:p w14:paraId="30DFD2C6" w14:textId="77777777" w:rsidR="00A6266B" w:rsidRPr="00380E86" w:rsidRDefault="00A6266B" w:rsidP="00A6266B">
            <w:pPr>
              <w:rPr>
                <w:lang w:val="fr-BE"/>
              </w:rPr>
            </w:pPr>
          </w:p>
          <w:p w14:paraId="15A5CD73" w14:textId="3AB51C9D" w:rsidR="00A6266B" w:rsidRPr="004A6A23" w:rsidRDefault="00A6266B" w:rsidP="00A6266B">
            <w:pPr>
              <w:rPr>
                <w:lang w:val="fr-BE"/>
              </w:rPr>
            </w:pPr>
            <w:r>
              <w:rPr>
                <w:lang w:val="fr-BE"/>
              </w:rPr>
              <w:t>*</w:t>
            </w:r>
            <w:r>
              <w:t xml:space="preserve"> </w:t>
            </w:r>
            <w:r>
              <w:rPr>
                <w:lang w:val="fr-BE"/>
              </w:rPr>
              <w:t>Hypothecair krediet, onderworpen aan Boek VII (titel 4, hoofdstuk 2) van het Wetboek Economisch Recht. Onder voorbehoud van aanvaarding van uw dossier.</w:t>
            </w:r>
          </w:p>
          <w:p w14:paraId="456164D2" w14:textId="10F8210C" w:rsidR="001E65DB" w:rsidRPr="001E65DB" w:rsidRDefault="001E65DB" w:rsidP="00B95B1C">
            <w:pPr>
              <w:rPr>
                <w:lang w:val="fr-BE"/>
              </w:rPr>
            </w:pPr>
          </w:p>
        </w:tc>
      </w:tr>
    </w:tbl>
    <w:p w14:paraId="44F4CEEB" w14:textId="77777777" w:rsidR="00DE69EF" w:rsidRDefault="00DE69EF" w:rsidP="00DE69EF">
      <w:pPr>
        <w:rPr>
          <w:ins w:id="38" w:author="Liesbet LW Wuytens (Belfius)" w:date="2026-09-04T17:55:00Z" w16du:dateUtc="2026-09-04T15:55:00Z"/>
          <w:lang w:val="nl-BE"/>
        </w:rPr>
      </w:pPr>
    </w:p>
    <w:p w14:paraId="20F373C6" w14:textId="77777777" w:rsidR="00856A6F" w:rsidRDefault="00856A6F" w:rsidP="00DE69EF">
      <w:pPr>
        <w:rPr>
          <w:ins w:id="39" w:author="Liesbet LW Wuytens (Belfius)" w:date="2026-09-04T17:55:00Z" w16du:dateUtc="2026-09-04T15:55:00Z"/>
          <w:lang w:val="nl-BE"/>
        </w:rPr>
      </w:pPr>
    </w:p>
    <w:p w14:paraId="69A0F921" w14:textId="5BD0B15A" w:rsidR="00856A6F" w:rsidRPr="00856A6F" w:rsidRDefault="00856A6F" w:rsidP="00856A6F">
      <w:pPr>
        <w:rPr>
          <w:ins w:id="40" w:author="Liesbet LW Wuytens (Belfius)" w:date="2026-09-04T17:55:00Z" w16du:dateUtc="2026-09-04T17:55:00Z"/>
        </w:rPr>
      </w:pPr>
    </w:p>
    <w:p w14:paraId="551A5625" w14:textId="77777777" w:rsidR="00856A6F" w:rsidRDefault="00856A6F" w:rsidP="00DE69EF">
      <w:pPr>
        <w:rPr>
          <w:lang w:val="nl-BE"/>
        </w:rPr>
      </w:pPr>
    </w:p>
    <w:sectPr w:rsidR="00856A6F" w:rsidSect="00E33127">
      <w:pgSz w:w="16838" w:h="11906" w:orient="landscape"/>
      <w:pgMar w:top="1134" w:right="1418" w:bottom="1134"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esbet LW Wuytens (Belfius)" w:date="2026-09-02T18:16:00Z" w:initials="LW">
    <w:p w14:paraId="729CE720" w14:textId="76982C21" w:rsidR="00BA6C0C" w:rsidRDefault="00BA6C0C" w:rsidP="00BA6C0C">
      <w:pPr>
        <w:pStyle w:val="CommentText"/>
      </w:pPr>
      <w:r>
        <w:rPr>
          <w:rStyle w:val="CommentReference"/>
        </w:rPr>
        <w:annotationRef/>
      </w:r>
      <w:r>
        <w:fldChar w:fldCharType="begin"/>
      </w:r>
      <w:r>
        <w:instrText>HYPERLINK "mailto:Charline.CB.Bary@belfius.be"</w:instrText>
      </w:r>
      <w:bookmarkStart w:id="3" w:name="_@_9BACDFD3EBBE4E8C85617A1249B25B04Z"/>
      <w:r>
        <w:fldChar w:fldCharType="separate"/>
      </w:r>
      <w:bookmarkEnd w:id="3"/>
      <w:r w:rsidRPr="00BA6C0C">
        <w:rPr>
          <w:rStyle w:val="Mention"/>
          <w:noProof/>
        </w:rPr>
        <w:t>@Charline CB Bary (Belfius)</w:t>
      </w:r>
      <w:r>
        <w:fldChar w:fldCharType="end"/>
      </w:r>
      <w:r>
        <w:t xml:space="preserve"> ik zou hier niet spreken over een budget dat meer precies is. Dit is enkel het geval voor specifieke situaties en geeft de indruk dat de quick niet precies is (terwijl dit in de meeste gevallen wel het geval is)</w:t>
      </w:r>
    </w:p>
  </w:comment>
  <w:comment w:id="1" w:author="Charline CB Bary (Belfius)" w:date="2026-09-03T13:22:00Z" w:initials="C(">
    <w:p w14:paraId="68C2CAFC" w14:textId="6FCBF21D" w:rsidR="003042C8" w:rsidRDefault="00A9140D">
      <w:pPr>
        <w:pStyle w:val="CommentText"/>
      </w:pPr>
      <w:r>
        <w:rPr>
          <w:rStyle w:val="CommentReference"/>
        </w:rPr>
        <w:annotationRef/>
      </w:r>
      <w:r w:rsidRPr="2F31AC67">
        <w:t>Supprimé</w:t>
      </w:r>
    </w:p>
  </w:comment>
  <w:comment w:id="14" w:author="Liesbet LW Wuytens (Belfius)" w:date="2026-09-02T18:17:00Z" w:initials="LW">
    <w:p w14:paraId="10A7C576" w14:textId="7626F5AB" w:rsidR="00D8714E" w:rsidRDefault="00D8714E" w:rsidP="00D8714E">
      <w:pPr>
        <w:pStyle w:val="CommentText"/>
      </w:pPr>
      <w:r>
        <w:rPr>
          <w:rStyle w:val="CommentReference"/>
        </w:rPr>
        <w:annotationRef/>
      </w:r>
      <w:r>
        <w:fldChar w:fldCharType="begin"/>
      </w:r>
      <w:r>
        <w:instrText>HYPERLINK "mailto:Charline.CB.Bary@belfius.be"</w:instrText>
      </w:r>
      <w:bookmarkStart w:id="35" w:name="_@_78A4C7994EA841B2BDF324FF47BDAD6CZ"/>
      <w:r>
        <w:fldChar w:fldCharType="separate"/>
      </w:r>
      <w:bookmarkEnd w:id="35"/>
      <w:r w:rsidRPr="00D8714E">
        <w:rPr>
          <w:rStyle w:val="Mention"/>
          <w:noProof/>
        </w:rPr>
        <w:t>@Charline CB Bary (Belfius)</w:t>
      </w:r>
      <w:r>
        <w:fldChar w:fldCharType="end"/>
      </w:r>
      <w:r>
        <w:t xml:space="preserve"> zelfde opmerking: type projecten + expliciet benoemen</w:t>
      </w:r>
    </w:p>
  </w:comment>
  <w:comment w:id="15" w:author="Charline CB Bary (Belfius)" w:date="2026-09-03T13:29:00Z" w:initials="C(">
    <w:p w14:paraId="511A4179" w14:textId="3F5942B7" w:rsidR="003042C8" w:rsidRDefault="00A9140D">
      <w:pPr>
        <w:pStyle w:val="CommentText"/>
      </w:pPr>
      <w:r>
        <w:rPr>
          <w:rStyle w:val="CommentReference"/>
        </w:rPr>
        <w:annotationRef/>
      </w:r>
      <w:r w:rsidRPr="358B5FB4">
        <w:t>done</w:t>
      </w:r>
    </w:p>
  </w:comment>
  <w:comment w:id="16" w:author="Liesbet LW Wuytens (Belfius)" w:date="2026-09-04T17:46:00Z" w:initials="LW">
    <w:p w14:paraId="7017BF06" w14:textId="77777777" w:rsidR="008C2A19" w:rsidRDefault="00495A03" w:rsidP="008C2A19">
      <w:pPr>
        <w:pStyle w:val="CommentText"/>
      </w:pPr>
      <w:r>
        <w:rPr>
          <w:rStyle w:val="CommentReference"/>
        </w:rPr>
        <w:annotationRef/>
      </w:r>
      <w:r w:rsidR="008C2A19">
        <w:t>Vandaag zijn de 3 types, aankoop recente woning, bestaande woning en woning om te verbouwen. Waarom is dit gewijzigd? Zie print screen hieronder</w:t>
      </w:r>
    </w:p>
  </w:comment>
  <w:comment w:id="17" w:author="Charline CB Bary (Belfius)" w:date="2026-09-04T18:06:00Z" w:initials="C(">
    <w:p w14:paraId="2A87020F" w14:textId="2E0C7DDC" w:rsidR="00E8306D" w:rsidRDefault="00E8306D">
      <w:pPr>
        <w:pStyle w:val="CommentText"/>
      </w:pPr>
      <w:r>
        <w:rPr>
          <w:rStyle w:val="CommentReference"/>
        </w:rPr>
        <w:annotationRef/>
      </w:r>
      <w:r w:rsidRPr="3A523CA9">
        <w:t xml:space="preserve">La différence entre recente woning &amp; bestaande woning n'était pas toujours claire en fonction de l'âge du bien (ce qui est récent pour moi ne l'est peut être pas pour quelqu'un d'autre) + la différence de TVA n'était pas mentionnée et ça joue un gros impact sur le montant. Maintenant avec ce nouveau copy, c'est plus clair </w:t>
      </w:r>
    </w:p>
    <w:p w14:paraId="2C3AABF5" w14:textId="4CFD0C4E" w:rsidR="00E8306D" w:rsidRDefault="00E8306D">
      <w:pPr>
        <w:pStyle w:val="CommentText"/>
      </w:pPr>
      <w:r>
        <w:fldChar w:fldCharType="begin"/>
      </w:r>
      <w:r>
        <w:instrText xml:space="preserve"> HYPERLINK "mailto:ruben.dewinne@belfius.be"</w:instrText>
      </w:r>
      <w:bookmarkStart w:id="36" w:name="_@_F07F64C15560488FA0D9783BB93791A4Z"/>
      <w:r>
        <w:fldChar w:fldCharType="separate"/>
      </w:r>
      <w:bookmarkEnd w:id="36"/>
      <w:r w:rsidRPr="3755EC9C">
        <w:rPr>
          <w:rStyle w:val="Mention"/>
          <w:noProof/>
        </w:rPr>
        <w:t>@Ruben De Winne (Belfius)</w:t>
      </w:r>
      <w:r>
        <w:fldChar w:fldCharType="end"/>
      </w:r>
      <w:r w:rsidRPr="374C659C">
        <w:t xml:space="preserve"> tu as peut être une explication plus précise à donner aussi</w:t>
      </w:r>
    </w:p>
  </w:comment>
  <w:comment w:id="18" w:author="Liesbet LW Wuytens (Belfius)" w:date="2026-09-04T18:13:00Z" w:initials="LW">
    <w:p w14:paraId="01980A0E" w14:textId="77777777" w:rsidR="00156114" w:rsidRDefault="00156114" w:rsidP="00156114">
      <w:pPr>
        <w:pStyle w:val="CommentText"/>
      </w:pPr>
      <w:r>
        <w:rPr>
          <w:rStyle w:val="CommentReference"/>
        </w:rPr>
        <w:annotationRef/>
      </w:r>
      <w:r>
        <w:t>Maar werden de types in de flow zelf dan ook aangepast (ik lees hier dat de bestaande flow wordt gebruikt en daar spreken we van de oude types)</w:t>
      </w:r>
    </w:p>
  </w:comment>
  <w:comment w:id="19" w:author="Ruben De Winne (Belfius)" w:date="2026-09-07T10:12:00Z" w:initials="RD">
    <w:p w14:paraId="0F60F43A" w14:textId="77777777" w:rsidR="007F3D31" w:rsidRDefault="007F3D31" w:rsidP="007F3D31">
      <w:pPr>
        <w:pStyle w:val="CommentText"/>
      </w:pPr>
      <w:r>
        <w:rPr>
          <w:rStyle w:val="CommentReference"/>
        </w:rPr>
        <w:annotationRef/>
      </w:r>
      <w:r>
        <w:t xml:space="preserve">De types werden aangepast om de link te kunnen maken met Immoweb. Gezien er steeds meer nieuwbouw aan 6% kan gekocht worden en gezien de grote impact hiervan op de totale kostprijs, hebben we deze toegevoegd. </w:t>
      </w:r>
    </w:p>
    <w:p w14:paraId="050FCE19" w14:textId="77777777" w:rsidR="007F3D31" w:rsidRDefault="007F3D31" w:rsidP="007F3D31">
      <w:pPr>
        <w:pStyle w:val="CommentText"/>
      </w:pPr>
      <w:r>
        <w:t>Het project aankoop + verbouwing ging standaard uit van een verdeling ⅔ aankoop + ⅓ verbouwing. Deze verderling kan niet aangepast worden in deze simulator. Dit is mlinder interessant als we de budgetcalculator op immoweb willen plaatsen. Daarom hebben we het project aankoop + verbouwing vervangen door aankoop nieuwbouw 6%.</w:t>
      </w:r>
    </w:p>
  </w:comment>
  <w:comment w:id="20" w:author="Liesbet LW Wuytens (Belfius)" w:date="2026-09-07T12:53:00Z" w:initials="LW">
    <w:p w14:paraId="6C52E55D" w14:textId="65147ECC" w:rsidR="005B15DC" w:rsidRDefault="0090702A" w:rsidP="005B15DC">
      <w:pPr>
        <w:pStyle w:val="CommentText"/>
      </w:pPr>
      <w:r>
        <w:rPr>
          <w:rStyle w:val="CommentReference"/>
        </w:rPr>
        <w:annotationRef/>
      </w:r>
      <w:r w:rsidR="005B15DC">
        <w:fldChar w:fldCharType="begin"/>
      </w:r>
      <w:r w:rsidR="005B15DC">
        <w:instrText>HYPERLINK "mailto:ruben.dewinne@belfius.be"</w:instrText>
      </w:r>
      <w:bookmarkStart w:id="37" w:name="_@_FA1D521DE2BD4E239E47484872FD0B51Z"/>
      <w:r w:rsidR="005B15DC">
        <w:fldChar w:fldCharType="separate"/>
      </w:r>
      <w:bookmarkEnd w:id="37"/>
      <w:r w:rsidR="005B15DC" w:rsidRPr="005B15DC">
        <w:rPr>
          <w:rStyle w:val="Mention"/>
          <w:noProof/>
        </w:rPr>
        <w:t>@Ruben De Winne (Belfius)</w:t>
      </w:r>
      <w:r w:rsidR="005B15DC">
        <w:fldChar w:fldCharType="end"/>
      </w:r>
      <w:r w:rsidR="005B15DC">
        <w:t xml:space="preserve"> Ok, merci Ruben, maar dit werd dan ook aangepast verder in de flow waar de 3 types worden getoond? Zie printscreen hieronder</w:t>
      </w:r>
    </w:p>
  </w:comment>
  <w:comment w:id="21" w:author="Ruben De Winne (Belfius)" w:date="2026-09-08T11:26:00Z" w:initials="RD">
    <w:p w14:paraId="55B5E55C" w14:textId="77777777" w:rsidR="0080691E" w:rsidRDefault="0080691E" w:rsidP="0080691E">
      <w:pPr>
        <w:pStyle w:val="CommentText"/>
      </w:pPr>
      <w:r>
        <w:rPr>
          <w:rStyle w:val="CommentReference"/>
        </w:rPr>
        <w:annotationRef/>
      </w:r>
      <w:r>
        <w:t>Zowel in de quick als in de full BC tonen we voortaan de 3 projecten: aankoop bestaande woning / aankoop nieuwbouw 21% / aankoop nieuwbouw 6%</w:t>
      </w:r>
    </w:p>
    <w:p w14:paraId="5EB82D63" w14:textId="77777777" w:rsidR="0080691E" w:rsidRDefault="0080691E" w:rsidP="0080691E">
      <w:pPr>
        <w:pStyle w:val="CommentText"/>
      </w:pPr>
      <w:r>
        <w:t>Het project aankoop + renovatie komt dus niet meer voor (niet in quick, niet in full 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CE720" w15:done="1"/>
  <w15:commentEx w15:paraId="68C2CAFC" w15:paraIdParent="729CE720" w15:done="1"/>
  <w15:commentEx w15:paraId="10A7C576" w15:done="1"/>
  <w15:commentEx w15:paraId="511A4179" w15:paraIdParent="10A7C576" w15:done="1"/>
  <w15:commentEx w15:paraId="7017BF06" w15:paraIdParent="10A7C576" w15:done="1"/>
  <w15:commentEx w15:paraId="2C3AABF5" w15:paraIdParent="10A7C576" w15:done="1"/>
  <w15:commentEx w15:paraId="01980A0E" w15:paraIdParent="10A7C576" w15:done="1"/>
  <w15:commentEx w15:paraId="050FCE19" w15:paraIdParent="10A7C576" w15:done="1"/>
  <w15:commentEx w15:paraId="6C52E55D" w15:paraIdParent="10A7C576" w15:done="1"/>
  <w15:commentEx w15:paraId="5EB82D63" w15:paraIdParent="10A7C57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9D8145" w16cex:dateUtc="2026-09-02T16:16:00Z"/>
  <w16cex:commentExtensible w16cex:durableId="67BAD993" w16cex:dateUtc="2026-09-03T11:22:00Z"/>
  <w16cex:commentExtensible w16cex:durableId="7117FA3C" w16cex:dateUtc="2026-09-02T16:17:00Z"/>
  <w16cex:commentExtensible w16cex:durableId="63D53AE5" w16cex:dateUtc="2026-09-03T11:29:00Z"/>
  <w16cex:commentExtensible w16cex:durableId="4AAE661F" w16cex:dateUtc="2026-09-04T15:46:00Z"/>
  <w16cex:commentExtensible w16cex:durableId="549848A9" w16cex:dateUtc="2026-09-04T16:06:00Z"/>
  <w16cex:commentExtensible w16cex:durableId="6555CC5F" w16cex:dateUtc="2026-09-04T16:13:00Z"/>
  <w16cex:commentExtensible w16cex:durableId="0FF80E83" w16cex:dateUtc="2026-09-07T08:12:00Z"/>
  <w16cex:commentExtensible w16cex:durableId="150465EE" w16cex:dateUtc="2026-09-07T10:53:00Z"/>
  <w16cex:commentExtensible w16cex:durableId="3F338A27" w16cex:dateUtc="2026-09-08T09:26:00Z">
    <w16cex:extLst>
      <w16:ext w16:uri="{CE6994B0-6A32-4C9F-8C6B-6E91EDA988CE}">
        <cr:reactions xmlns:cr="http://schemas.microsoft.com/office/comments/2020/reactions">
          <cr:reaction reactionType="1">
            <cr:reactionInfo dateUtc="2026-09-09T11:08:00Z">
              <cr:user userId="S::Liesbet.LW.Wuytens@belfius.be::0b0a1a01-eb0e-478f-b762-88e0e60cd1ad" userProvider="AD" userName="Liesbet LW Wuytens (Belfiu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CE720" w16cid:durableId="7C9D8145"/>
  <w16cid:commentId w16cid:paraId="68C2CAFC" w16cid:durableId="67BAD993"/>
  <w16cid:commentId w16cid:paraId="10A7C576" w16cid:durableId="7117FA3C"/>
  <w16cid:commentId w16cid:paraId="511A4179" w16cid:durableId="63D53AE5"/>
  <w16cid:commentId w16cid:paraId="7017BF06" w16cid:durableId="4AAE661F"/>
  <w16cid:commentId w16cid:paraId="2C3AABF5" w16cid:durableId="549848A9"/>
  <w16cid:commentId w16cid:paraId="01980A0E" w16cid:durableId="6555CC5F"/>
  <w16cid:commentId w16cid:paraId="050FCE19" w16cid:durableId="0FF80E83"/>
  <w16cid:commentId w16cid:paraId="6C52E55D" w16cid:durableId="150465EE"/>
  <w16cid:commentId w16cid:paraId="5EB82D63" w16cid:durableId="3F338A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951C6"/>
    <w:multiLevelType w:val="hybridMultilevel"/>
    <w:tmpl w:val="DC7E88B8"/>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39D60562"/>
    <w:multiLevelType w:val="hybridMultilevel"/>
    <w:tmpl w:val="1CE2653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3AC31CF1"/>
    <w:multiLevelType w:val="hybridMultilevel"/>
    <w:tmpl w:val="09289DDA"/>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 w15:restartNumberingAfterBreak="0">
    <w:nsid w:val="47F5411D"/>
    <w:multiLevelType w:val="hybridMultilevel"/>
    <w:tmpl w:val="1CE26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82391E"/>
    <w:multiLevelType w:val="hybridMultilevel"/>
    <w:tmpl w:val="1CE26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4639A4"/>
    <w:multiLevelType w:val="hybridMultilevel"/>
    <w:tmpl w:val="F7620FBC"/>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6" w15:restartNumberingAfterBreak="0">
    <w:nsid w:val="65536360"/>
    <w:multiLevelType w:val="hybridMultilevel"/>
    <w:tmpl w:val="70829008"/>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num w:numId="1" w16cid:durableId="1892620242">
    <w:abstractNumId w:val="1"/>
  </w:num>
  <w:num w:numId="2" w16cid:durableId="151720928">
    <w:abstractNumId w:val="0"/>
  </w:num>
  <w:num w:numId="3" w16cid:durableId="673387086">
    <w:abstractNumId w:val="3"/>
  </w:num>
  <w:num w:numId="4" w16cid:durableId="754057251">
    <w:abstractNumId w:val="6"/>
  </w:num>
  <w:num w:numId="5" w16cid:durableId="1375495513">
    <w:abstractNumId w:val="5"/>
  </w:num>
  <w:num w:numId="6" w16cid:durableId="958293610">
    <w:abstractNumId w:val="2"/>
  </w:num>
  <w:num w:numId="7" w16cid:durableId="196885364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ine CB Bary (Belfius)">
    <w15:presenceInfo w15:providerId="AD" w15:userId="S::charline.cb.bary@belfius.be::6e726377-eb2d-4bb3-9276-8e75492dd8f4"/>
  </w15:person>
  <w15:person w15:author="Liesbet LW Wuytens (Belfius)">
    <w15:presenceInfo w15:providerId="AD" w15:userId="S::Liesbet.LW.Wuytens@belfius.be::0b0a1a01-eb0e-478f-b762-88e0e60cd1ad"/>
  </w15:person>
  <w15:person w15:author="Ruben De Winne (Belfius)">
    <w15:presenceInfo w15:providerId="AD" w15:userId="S::ruben.dewinne@belfius.be::243e9a2d-9fe0-48ff-ad27-636738005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C8175"/>
    <w:rsid w:val="000006A4"/>
    <w:rsid w:val="00001914"/>
    <w:rsid w:val="00012245"/>
    <w:rsid w:val="00025193"/>
    <w:rsid w:val="00025CB2"/>
    <w:rsid w:val="00026F5C"/>
    <w:rsid w:val="0003215D"/>
    <w:rsid w:val="00032328"/>
    <w:rsid w:val="00033822"/>
    <w:rsid w:val="00035B4F"/>
    <w:rsid w:val="00040513"/>
    <w:rsid w:val="000419CD"/>
    <w:rsid w:val="000458E5"/>
    <w:rsid w:val="00054ED4"/>
    <w:rsid w:val="000661C6"/>
    <w:rsid w:val="0007071F"/>
    <w:rsid w:val="000732C7"/>
    <w:rsid w:val="0009702A"/>
    <w:rsid w:val="000B0372"/>
    <w:rsid w:val="000B5F53"/>
    <w:rsid w:val="000C46D7"/>
    <w:rsid w:val="000C7044"/>
    <w:rsid w:val="000C7EB6"/>
    <w:rsid w:val="000D3755"/>
    <w:rsid w:val="000E5B5E"/>
    <w:rsid w:val="000F1963"/>
    <w:rsid w:val="000F4242"/>
    <w:rsid w:val="000F51D2"/>
    <w:rsid w:val="0010354E"/>
    <w:rsid w:val="001052C9"/>
    <w:rsid w:val="00105FD5"/>
    <w:rsid w:val="00110628"/>
    <w:rsid w:val="0011433B"/>
    <w:rsid w:val="00120B53"/>
    <w:rsid w:val="001510F0"/>
    <w:rsid w:val="00153F21"/>
    <w:rsid w:val="00156114"/>
    <w:rsid w:val="00160842"/>
    <w:rsid w:val="00170AF8"/>
    <w:rsid w:val="001801A3"/>
    <w:rsid w:val="00182F1C"/>
    <w:rsid w:val="00185BFF"/>
    <w:rsid w:val="001928DF"/>
    <w:rsid w:val="001A03E9"/>
    <w:rsid w:val="001B0D0C"/>
    <w:rsid w:val="001C2813"/>
    <w:rsid w:val="001D4B60"/>
    <w:rsid w:val="001D584F"/>
    <w:rsid w:val="001E5B61"/>
    <w:rsid w:val="001E65DB"/>
    <w:rsid w:val="001F137D"/>
    <w:rsid w:val="001F38B1"/>
    <w:rsid w:val="00201038"/>
    <w:rsid w:val="002065E3"/>
    <w:rsid w:val="0020660F"/>
    <w:rsid w:val="002239B4"/>
    <w:rsid w:val="0024175F"/>
    <w:rsid w:val="00244686"/>
    <w:rsid w:val="00255659"/>
    <w:rsid w:val="00260150"/>
    <w:rsid w:val="00265194"/>
    <w:rsid w:val="002758EE"/>
    <w:rsid w:val="0027769A"/>
    <w:rsid w:val="002828C5"/>
    <w:rsid w:val="00291176"/>
    <w:rsid w:val="002966A3"/>
    <w:rsid w:val="002975FD"/>
    <w:rsid w:val="002A58ED"/>
    <w:rsid w:val="002B5B66"/>
    <w:rsid w:val="002C3B79"/>
    <w:rsid w:val="002C5130"/>
    <w:rsid w:val="002D627A"/>
    <w:rsid w:val="002E3698"/>
    <w:rsid w:val="002F0E4B"/>
    <w:rsid w:val="002F5ED6"/>
    <w:rsid w:val="003042C8"/>
    <w:rsid w:val="00304441"/>
    <w:rsid w:val="00306031"/>
    <w:rsid w:val="0030764B"/>
    <w:rsid w:val="00312191"/>
    <w:rsid w:val="00312450"/>
    <w:rsid w:val="00327329"/>
    <w:rsid w:val="0033221F"/>
    <w:rsid w:val="0033574A"/>
    <w:rsid w:val="00337F96"/>
    <w:rsid w:val="00345ABC"/>
    <w:rsid w:val="00353DA5"/>
    <w:rsid w:val="003759EE"/>
    <w:rsid w:val="00380E86"/>
    <w:rsid w:val="00387225"/>
    <w:rsid w:val="00392F69"/>
    <w:rsid w:val="003A52E2"/>
    <w:rsid w:val="003B02F7"/>
    <w:rsid w:val="003B6FD2"/>
    <w:rsid w:val="003B7D99"/>
    <w:rsid w:val="003C06CB"/>
    <w:rsid w:val="003C0FD5"/>
    <w:rsid w:val="003F1BFA"/>
    <w:rsid w:val="00410BD3"/>
    <w:rsid w:val="00416617"/>
    <w:rsid w:val="00417FE4"/>
    <w:rsid w:val="00434C9D"/>
    <w:rsid w:val="0043661A"/>
    <w:rsid w:val="00437B7F"/>
    <w:rsid w:val="00446FC4"/>
    <w:rsid w:val="004473B0"/>
    <w:rsid w:val="00455277"/>
    <w:rsid w:val="004615C9"/>
    <w:rsid w:val="00462EA4"/>
    <w:rsid w:val="00472950"/>
    <w:rsid w:val="00473359"/>
    <w:rsid w:val="00485869"/>
    <w:rsid w:val="00487FD8"/>
    <w:rsid w:val="00495A03"/>
    <w:rsid w:val="004977ED"/>
    <w:rsid w:val="004A6A23"/>
    <w:rsid w:val="004B13F5"/>
    <w:rsid w:val="004B4A6D"/>
    <w:rsid w:val="004C02BD"/>
    <w:rsid w:val="004C5898"/>
    <w:rsid w:val="004D0ECF"/>
    <w:rsid w:val="004D44B7"/>
    <w:rsid w:val="004E5F5A"/>
    <w:rsid w:val="004F06EB"/>
    <w:rsid w:val="004F157C"/>
    <w:rsid w:val="004F22DD"/>
    <w:rsid w:val="004F3580"/>
    <w:rsid w:val="004F5BB7"/>
    <w:rsid w:val="004F6A58"/>
    <w:rsid w:val="00526F4C"/>
    <w:rsid w:val="00527A6F"/>
    <w:rsid w:val="00543F93"/>
    <w:rsid w:val="00551462"/>
    <w:rsid w:val="00563163"/>
    <w:rsid w:val="00584A66"/>
    <w:rsid w:val="00586006"/>
    <w:rsid w:val="00591F21"/>
    <w:rsid w:val="005A0015"/>
    <w:rsid w:val="005A5553"/>
    <w:rsid w:val="005B15DC"/>
    <w:rsid w:val="005E0BD2"/>
    <w:rsid w:val="006026DE"/>
    <w:rsid w:val="0060719C"/>
    <w:rsid w:val="006079FF"/>
    <w:rsid w:val="00611219"/>
    <w:rsid w:val="006245FC"/>
    <w:rsid w:val="00636909"/>
    <w:rsid w:val="00656433"/>
    <w:rsid w:val="00661A99"/>
    <w:rsid w:val="00666D21"/>
    <w:rsid w:val="006721FF"/>
    <w:rsid w:val="006748F3"/>
    <w:rsid w:val="0068177D"/>
    <w:rsid w:val="00691819"/>
    <w:rsid w:val="006A071C"/>
    <w:rsid w:val="006A50E6"/>
    <w:rsid w:val="006B24FC"/>
    <w:rsid w:val="006D12D8"/>
    <w:rsid w:val="006D2F17"/>
    <w:rsid w:val="006D6CC7"/>
    <w:rsid w:val="006E58A3"/>
    <w:rsid w:val="006E7D5B"/>
    <w:rsid w:val="006F2BCB"/>
    <w:rsid w:val="006F4869"/>
    <w:rsid w:val="00727776"/>
    <w:rsid w:val="00732B0F"/>
    <w:rsid w:val="00736B6E"/>
    <w:rsid w:val="00747DE3"/>
    <w:rsid w:val="00762D79"/>
    <w:rsid w:val="00771AE3"/>
    <w:rsid w:val="00771FD0"/>
    <w:rsid w:val="007758EA"/>
    <w:rsid w:val="007779CD"/>
    <w:rsid w:val="00785328"/>
    <w:rsid w:val="00795C3A"/>
    <w:rsid w:val="007B24BA"/>
    <w:rsid w:val="007C16AA"/>
    <w:rsid w:val="007D2403"/>
    <w:rsid w:val="007D364E"/>
    <w:rsid w:val="007D5D8E"/>
    <w:rsid w:val="007E0BD6"/>
    <w:rsid w:val="007E4467"/>
    <w:rsid w:val="007E4F2A"/>
    <w:rsid w:val="007E6DB7"/>
    <w:rsid w:val="007F3D31"/>
    <w:rsid w:val="00801ACA"/>
    <w:rsid w:val="0080691E"/>
    <w:rsid w:val="00811508"/>
    <w:rsid w:val="008135D1"/>
    <w:rsid w:val="00833C6F"/>
    <w:rsid w:val="00834FA3"/>
    <w:rsid w:val="0083740F"/>
    <w:rsid w:val="00841E86"/>
    <w:rsid w:val="00846D06"/>
    <w:rsid w:val="008540CB"/>
    <w:rsid w:val="00856129"/>
    <w:rsid w:val="00856A6F"/>
    <w:rsid w:val="0085762B"/>
    <w:rsid w:val="00860D8C"/>
    <w:rsid w:val="008636D3"/>
    <w:rsid w:val="00875133"/>
    <w:rsid w:val="008873CB"/>
    <w:rsid w:val="008A1537"/>
    <w:rsid w:val="008A68C0"/>
    <w:rsid w:val="008B13B2"/>
    <w:rsid w:val="008C2A19"/>
    <w:rsid w:val="008C4DE5"/>
    <w:rsid w:val="008D0ACB"/>
    <w:rsid w:val="008D0F5E"/>
    <w:rsid w:val="008F3A89"/>
    <w:rsid w:val="00904BA9"/>
    <w:rsid w:val="00904C55"/>
    <w:rsid w:val="00905D71"/>
    <w:rsid w:val="0090702A"/>
    <w:rsid w:val="00910640"/>
    <w:rsid w:val="00923480"/>
    <w:rsid w:val="009264C3"/>
    <w:rsid w:val="00935310"/>
    <w:rsid w:val="00945EAE"/>
    <w:rsid w:val="009511C0"/>
    <w:rsid w:val="00951318"/>
    <w:rsid w:val="00960F2F"/>
    <w:rsid w:val="00962818"/>
    <w:rsid w:val="009651EC"/>
    <w:rsid w:val="00974EC2"/>
    <w:rsid w:val="00975563"/>
    <w:rsid w:val="0098165B"/>
    <w:rsid w:val="0098291B"/>
    <w:rsid w:val="00985556"/>
    <w:rsid w:val="00994971"/>
    <w:rsid w:val="009A22D8"/>
    <w:rsid w:val="009A4A68"/>
    <w:rsid w:val="009B2436"/>
    <w:rsid w:val="009B459F"/>
    <w:rsid w:val="009B567F"/>
    <w:rsid w:val="009C0B4D"/>
    <w:rsid w:val="009E2795"/>
    <w:rsid w:val="009E645C"/>
    <w:rsid w:val="00A028BE"/>
    <w:rsid w:val="00A04213"/>
    <w:rsid w:val="00A15E8A"/>
    <w:rsid w:val="00A1776C"/>
    <w:rsid w:val="00A20401"/>
    <w:rsid w:val="00A236B0"/>
    <w:rsid w:val="00A3205B"/>
    <w:rsid w:val="00A3757F"/>
    <w:rsid w:val="00A573AA"/>
    <w:rsid w:val="00A57F79"/>
    <w:rsid w:val="00A6266B"/>
    <w:rsid w:val="00A7577B"/>
    <w:rsid w:val="00A7795C"/>
    <w:rsid w:val="00A86D6C"/>
    <w:rsid w:val="00A9140D"/>
    <w:rsid w:val="00AA447D"/>
    <w:rsid w:val="00AC0BE8"/>
    <w:rsid w:val="00AC7F7C"/>
    <w:rsid w:val="00AD1E92"/>
    <w:rsid w:val="00AD563F"/>
    <w:rsid w:val="00AF38B5"/>
    <w:rsid w:val="00B069F0"/>
    <w:rsid w:val="00B13232"/>
    <w:rsid w:val="00B373E1"/>
    <w:rsid w:val="00B478B6"/>
    <w:rsid w:val="00B50CD2"/>
    <w:rsid w:val="00B57096"/>
    <w:rsid w:val="00B6029D"/>
    <w:rsid w:val="00B67304"/>
    <w:rsid w:val="00B74BD4"/>
    <w:rsid w:val="00B9059B"/>
    <w:rsid w:val="00B90D5E"/>
    <w:rsid w:val="00B95B1C"/>
    <w:rsid w:val="00BA6C0C"/>
    <w:rsid w:val="00BB0028"/>
    <w:rsid w:val="00BB7951"/>
    <w:rsid w:val="00BC7140"/>
    <w:rsid w:val="00BD778C"/>
    <w:rsid w:val="00BE48BC"/>
    <w:rsid w:val="00BF29CF"/>
    <w:rsid w:val="00BF5C32"/>
    <w:rsid w:val="00C10760"/>
    <w:rsid w:val="00C17310"/>
    <w:rsid w:val="00C17A1F"/>
    <w:rsid w:val="00C310F4"/>
    <w:rsid w:val="00C53D9C"/>
    <w:rsid w:val="00C64A89"/>
    <w:rsid w:val="00C64F24"/>
    <w:rsid w:val="00C659CF"/>
    <w:rsid w:val="00C7710D"/>
    <w:rsid w:val="00C810F7"/>
    <w:rsid w:val="00C93C31"/>
    <w:rsid w:val="00C964CE"/>
    <w:rsid w:val="00CB1878"/>
    <w:rsid w:val="00CC473C"/>
    <w:rsid w:val="00CD04F6"/>
    <w:rsid w:val="00CD14F4"/>
    <w:rsid w:val="00CD36C9"/>
    <w:rsid w:val="00CD530A"/>
    <w:rsid w:val="00D011D5"/>
    <w:rsid w:val="00D01CFA"/>
    <w:rsid w:val="00D0574A"/>
    <w:rsid w:val="00D24655"/>
    <w:rsid w:val="00D27B15"/>
    <w:rsid w:val="00D27CFA"/>
    <w:rsid w:val="00D30147"/>
    <w:rsid w:val="00D32620"/>
    <w:rsid w:val="00D37FDC"/>
    <w:rsid w:val="00D54E02"/>
    <w:rsid w:val="00D66CB5"/>
    <w:rsid w:val="00D70EE9"/>
    <w:rsid w:val="00D82C5E"/>
    <w:rsid w:val="00D8714E"/>
    <w:rsid w:val="00D87AD5"/>
    <w:rsid w:val="00DA0A09"/>
    <w:rsid w:val="00DA196F"/>
    <w:rsid w:val="00DA2393"/>
    <w:rsid w:val="00DA3891"/>
    <w:rsid w:val="00DB0792"/>
    <w:rsid w:val="00DB62E4"/>
    <w:rsid w:val="00DB6700"/>
    <w:rsid w:val="00DD7012"/>
    <w:rsid w:val="00DE35FB"/>
    <w:rsid w:val="00DE69EF"/>
    <w:rsid w:val="00DF6A97"/>
    <w:rsid w:val="00E05CF5"/>
    <w:rsid w:val="00E1121A"/>
    <w:rsid w:val="00E22C1B"/>
    <w:rsid w:val="00E25C50"/>
    <w:rsid w:val="00E26B3F"/>
    <w:rsid w:val="00E33127"/>
    <w:rsid w:val="00E3481F"/>
    <w:rsid w:val="00E34D22"/>
    <w:rsid w:val="00E4235F"/>
    <w:rsid w:val="00E53787"/>
    <w:rsid w:val="00E54FE5"/>
    <w:rsid w:val="00E55BE1"/>
    <w:rsid w:val="00E75982"/>
    <w:rsid w:val="00E8306D"/>
    <w:rsid w:val="00E86ECA"/>
    <w:rsid w:val="00E90DE9"/>
    <w:rsid w:val="00E96006"/>
    <w:rsid w:val="00EA01AD"/>
    <w:rsid w:val="00EA5BD3"/>
    <w:rsid w:val="00EA791A"/>
    <w:rsid w:val="00EB1B6E"/>
    <w:rsid w:val="00EC0110"/>
    <w:rsid w:val="00EC0E76"/>
    <w:rsid w:val="00ED1F72"/>
    <w:rsid w:val="00ED3B23"/>
    <w:rsid w:val="00EE0322"/>
    <w:rsid w:val="00EF02D7"/>
    <w:rsid w:val="00EF2BF5"/>
    <w:rsid w:val="00F111B1"/>
    <w:rsid w:val="00F15E6A"/>
    <w:rsid w:val="00F16548"/>
    <w:rsid w:val="00F22CA2"/>
    <w:rsid w:val="00F235F8"/>
    <w:rsid w:val="00F25594"/>
    <w:rsid w:val="00F30F94"/>
    <w:rsid w:val="00F554BC"/>
    <w:rsid w:val="00F64A81"/>
    <w:rsid w:val="00F662F9"/>
    <w:rsid w:val="00F74D4C"/>
    <w:rsid w:val="00F75930"/>
    <w:rsid w:val="00F8662E"/>
    <w:rsid w:val="00F946ED"/>
    <w:rsid w:val="00F94EAA"/>
    <w:rsid w:val="00F97AC2"/>
    <w:rsid w:val="00FA2EB1"/>
    <w:rsid w:val="00FC2D8D"/>
    <w:rsid w:val="00FC5FF9"/>
    <w:rsid w:val="00FC7230"/>
    <w:rsid w:val="00FC739F"/>
    <w:rsid w:val="00FD1775"/>
    <w:rsid w:val="00FE47D7"/>
    <w:rsid w:val="00FE5BD0"/>
    <w:rsid w:val="00FF188A"/>
    <w:rsid w:val="00FF6368"/>
    <w:rsid w:val="00FF6D9C"/>
    <w:rsid w:val="0689A007"/>
    <w:rsid w:val="06EE3B9B"/>
    <w:rsid w:val="08E86EC8"/>
    <w:rsid w:val="0BEBC6EE"/>
    <w:rsid w:val="0C16B16B"/>
    <w:rsid w:val="0C4A3228"/>
    <w:rsid w:val="0C71DCF6"/>
    <w:rsid w:val="0E91AD98"/>
    <w:rsid w:val="1163097F"/>
    <w:rsid w:val="11AA8979"/>
    <w:rsid w:val="1205922D"/>
    <w:rsid w:val="15074717"/>
    <w:rsid w:val="15DD3B12"/>
    <w:rsid w:val="17AC56FB"/>
    <w:rsid w:val="17B14006"/>
    <w:rsid w:val="1A6C47EE"/>
    <w:rsid w:val="1E0FD989"/>
    <w:rsid w:val="2499AF79"/>
    <w:rsid w:val="2518F139"/>
    <w:rsid w:val="268C8175"/>
    <w:rsid w:val="27195DF4"/>
    <w:rsid w:val="28863A78"/>
    <w:rsid w:val="291209C1"/>
    <w:rsid w:val="2B79C938"/>
    <w:rsid w:val="2E7658A3"/>
    <w:rsid w:val="3350DA60"/>
    <w:rsid w:val="341A14A0"/>
    <w:rsid w:val="34886764"/>
    <w:rsid w:val="3687230B"/>
    <w:rsid w:val="36915D46"/>
    <w:rsid w:val="3761EE1D"/>
    <w:rsid w:val="399A10E9"/>
    <w:rsid w:val="3ACF12D2"/>
    <w:rsid w:val="3C8024E6"/>
    <w:rsid w:val="3D085D96"/>
    <w:rsid w:val="4328AA3C"/>
    <w:rsid w:val="4784A9E9"/>
    <w:rsid w:val="49ACB45E"/>
    <w:rsid w:val="49C3A454"/>
    <w:rsid w:val="4A7EFBD9"/>
    <w:rsid w:val="4D0F9FCC"/>
    <w:rsid w:val="4F66AD44"/>
    <w:rsid w:val="52319205"/>
    <w:rsid w:val="54E06282"/>
    <w:rsid w:val="56BFA0C2"/>
    <w:rsid w:val="57726B84"/>
    <w:rsid w:val="59BA892F"/>
    <w:rsid w:val="5ABCEAF3"/>
    <w:rsid w:val="5BE932B7"/>
    <w:rsid w:val="5E0A687F"/>
    <w:rsid w:val="5FCE3430"/>
    <w:rsid w:val="60728E7E"/>
    <w:rsid w:val="685B8664"/>
    <w:rsid w:val="6A3786ED"/>
    <w:rsid w:val="6BA9FB8D"/>
    <w:rsid w:val="6CBCBC27"/>
    <w:rsid w:val="6E20452B"/>
    <w:rsid w:val="71A07D45"/>
    <w:rsid w:val="74507F16"/>
    <w:rsid w:val="7546641B"/>
    <w:rsid w:val="754F12E2"/>
    <w:rsid w:val="761A7643"/>
    <w:rsid w:val="7705EAB8"/>
    <w:rsid w:val="77637FC8"/>
    <w:rsid w:val="7935BBCE"/>
    <w:rsid w:val="79875981"/>
    <w:rsid w:val="7A74B1D3"/>
    <w:rsid w:val="7A864DA0"/>
    <w:rsid w:val="7D6F4F30"/>
    <w:rsid w:val="7DF78C82"/>
    <w:rsid w:val="7F894DE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11ED"/>
  <w15:chartTrackingRefBased/>
  <w15:docId w15:val="{E2D66017-5C72-42F4-91A2-A9C60E03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35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E69E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6">
    <w:name w:val="heading 6"/>
    <w:basedOn w:val="Normal"/>
    <w:next w:val="Normal"/>
    <w:link w:val="Heading6Char"/>
    <w:uiPriority w:val="9"/>
    <w:semiHidden/>
    <w:unhideWhenUsed/>
    <w:qFormat/>
    <w:rsid w:val="008D0ACB"/>
    <w:pPr>
      <w:keepNext/>
      <w:keepLines/>
      <w:spacing w:before="4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5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E69EF"/>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39"/>
    <w:rsid w:val="00DE69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2C9"/>
    <w:pPr>
      <w:ind w:left="720"/>
      <w:contextualSpacing/>
    </w:pPr>
  </w:style>
  <w:style w:type="character" w:styleId="CommentReference">
    <w:name w:val="annotation reference"/>
    <w:basedOn w:val="DefaultParagraphFont"/>
    <w:uiPriority w:val="99"/>
    <w:semiHidden/>
    <w:unhideWhenUsed/>
    <w:rsid w:val="00F554BC"/>
    <w:rPr>
      <w:sz w:val="16"/>
      <w:szCs w:val="16"/>
    </w:rPr>
  </w:style>
  <w:style w:type="paragraph" w:styleId="CommentText">
    <w:name w:val="annotation text"/>
    <w:basedOn w:val="Normal"/>
    <w:link w:val="CommentTextChar"/>
    <w:uiPriority w:val="99"/>
    <w:unhideWhenUsed/>
    <w:rsid w:val="00F554BC"/>
    <w:pPr>
      <w:spacing w:line="240" w:lineRule="auto"/>
    </w:pPr>
    <w:rPr>
      <w:sz w:val="20"/>
      <w:szCs w:val="20"/>
    </w:rPr>
  </w:style>
  <w:style w:type="character" w:customStyle="1" w:styleId="CommentTextChar">
    <w:name w:val="Comment Text Char"/>
    <w:basedOn w:val="DefaultParagraphFont"/>
    <w:link w:val="CommentText"/>
    <w:uiPriority w:val="99"/>
    <w:rsid w:val="00F554BC"/>
    <w:rPr>
      <w:sz w:val="20"/>
      <w:szCs w:val="20"/>
    </w:rPr>
  </w:style>
  <w:style w:type="paragraph" w:styleId="CommentSubject">
    <w:name w:val="annotation subject"/>
    <w:basedOn w:val="CommentText"/>
    <w:next w:val="CommentText"/>
    <w:link w:val="CommentSubjectChar"/>
    <w:uiPriority w:val="99"/>
    <w:semiHidden/>
    <w:unhideWhenUsed/>
    <w:rsid w:val="00F554BC"/>
    <w:rPr>
      <w:b/>
      <w:bCs/>
    </w:rPr>
  </w:style>
  <w:style w:type="character" w:customStyle="1" w:styleId="CommentSubjectChar">
    <w:name w:val="Comment Subject Char"/>
    <w:basedOn w:val="CommentTextChar"/>
    <w:link w:val="CommentSubject"/>
    <w:uiPriority w:val="99"/>
    <w:semiHidden/>
    <w:rsid w:val="00F554BC"/>
    <w:rPr>
      <w:b/>
      <w:bCs/>
      <w:sz w:val="20"/>
      <w:szCs w:val="20"/>
    </w:rPr>
  </w:style>
  <w:style w:type="character" w:customStyle="1" w:styleId="Heading6Char">
    <w:name w:val="Heading 6 Char"/>
    <w:basedOn w:val="DefaultParagraphFont"/>
    <w:link w:val="Heading6"/>
    <w:uiPriority w:val="9"/>
    <w:semiHidden/>
    <w:rsid w:val="008D0ACB"/>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527A6F"/>
    <w:rPr>
      <w:color w:val="467886" w:themeColor="hyperlink"/>
      <w:u w:val="single"/>
    </w:rPr>
  </w:style>
  <w:style w:type="character" w:styleId="UnresolvedMention">
    <w:name w:val="Unresolved Mention"/>
    <w:basedOn w:val="DefaultParagraphFont"/>
    <w:uiPriority w:val="99"/>
    <w:semiHidden/>
    <w:unhideWhenUsed/>
    <w:rsid w:val="00527A6F"/>
    <w:rPr>
      <w:color w:val="605E5C"/>
      <w:shd w:val="clear" w:color="auto" w:fill="E1DFDD"/>
    </w:rPr>
  </w:style>
  <w:style w:type="paragraph" w:styleId="Revision">
    <w:name w:val="Revision"/>
    <w:hidden/>
    <w:uiPriority w:val="99"/>
    <w:semiHidden/>
    <w:rsid w:val="00EF02D7"/>
    <w:pPr>
      <w:spacing w:line="240" w:lineRule="auto"/>
    </w:pPr>
  </w:style>
  <w:style w:type="character" w:styleId="Mention">
    <w:name w:val="Mention"/>
    <w:basedOn w:val="DefaultParagraphFont"/>
    <w:uiPriority w:val="99"/>
    <w:unhideWhenUsed/>
    <w:rsid w:val="00BA6C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cid:image011.jpg@01DD2BE6.8E847220" TargetMode="Externa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82956433-8E32-4E46-ABDD-325A9F3B690E}">
    <t:Anchor>
      <t:Comment id="2090697029"/>
    </t:Anchor>
    <t:History>
      <t:Event id="{501FF4A3-6E05-4264-B568-43C931E3D56A}" time="2026-09-02T16:16:58.514Z">
        <t:Attribution userId="S::Liesbet.LW.Wuytens@belfius.be::0b0a1a01-eb0e-478f-b762-88e0e60cd1ad" userProvider="AD" userName="Liesbet LW Wuytens (Belfius)"/>
        <t:Anchor>
          <t:Comment id="2090697029"/>
        </t:Anchor>
        <t:Create/>
      </t:Event>
      <t:Event id="{8CDE6E5A-1640-420E-874D-6A56F3ABB653}" time="2026-09-02T16:16:58.514Z">
        <t:Attribution userId="S::Liesbet.LW.Wuytens@belfius.be::0b0a1a01-eb0e-478f-b762-88e0e60cd1ad" userProvider="AD" userName="Liesbet LW Wuytens (Belfius)"/>
        <t:Anchor>
          <t:Comment id="2090697029"/>
        </t:Anchor>
        <t:Assign userId="S::Charline.CB.Bary@belfius.be::6e726377-eb2d-4bb3-9276-8e75492dd8f4" userProvider="AD" userName="Charline CB Bary (Belfius)"/>
      </t:Event>
      <t:Event id="{C6B37019-A0DC-40D3-A287-C77114CA5E5D}" time="2026-09-02T16:16:58.514Z">
        <t:Attribution userId="S::Liesbet.LW.Wuytens@belfius.be::0b0a1a01-eb0e-478f-b762-88e0e60cd1ad" userProvider="AD" userName="Liesbet LW Wuytens (Belfius)"/>
        <t:Anchor>
          <t:Comment id="2090697029"/>
        </t:Anchor>
        <t:SetTitle title="@Charline CB Bary (Belfius) ik zou hier niet spreken over een budget dat meer precies is. Dit is enkel het geval voor specifieke situaties en geeft de indruk dat de quick niet precies is (terwijl dit in de meeste gevallen wel het geval is)"/>
      </t:Event>
      <t:Event id="{D2512175-78AC-4BAA-8013-6DBE7E643146}" time="2026-09-03T11:22:08.739Z">
        <t:Attribution userId="S::charline.cb.bary@belfius.be::6e726377-eb2d-4bb3-9276-8e75492dd8f4" userProvider="AD" userName="Charline CB Bary (Belfius)"/>
        <t:Progress percentComplete="100"/>
      </t:Event>
    </t:History>
  </t:Task>
  <t:Task id="{D5890A46-7DE7-4698-BA48-ECE86B220120}">
    <t:Anchor>
      <t:Comment id="1897396796"/>
    </t:Anchor>
    <t:History>
      <t:Event id="{1FB49808-65F1-4805-A160-B1E307D33FF4}" time="2026-09-02T16:17:48.261Z">
        <t:Attribution userId="S::Liesbet.LW.Wuytens@belfius.be::0b0a1a01-eb0e-478f-b762-88e0e60cd1ad" userProvider="AD" userName="Liesbet LW Wuytens (Belfius)"/>
        <t:Anchor>
          <t:Comment id="1897396796"/>
        </t:Anchor>
        <t:Create/>
      </t:Event>
      <t:Event id="{FA8CD412-2B75-48ED-A1FC-EE7640D4B887}" time="2026-09-02T16:17:48.261Z">
        <t:Attribution userId="S::Liesbet.LW.Wuytens@belfius.be::0b0a1a01-eb0e-478f-b762-88e0e60cd1ad" userProvider="AD" userName="Liesbet LW Wuytens (Belfius)"/>
        <t:Anchor>
          <t:Comment id="1897396796"/>
        </t:Anchor>
        <t:Assign userId="S::Charline.CB.Bary@belfius.be::6e726377-eb2d-4bb3-9276-8e75492dd8f4" userProvider="AD" userName="Charline CB Bary (Belfius)"/>
      </t:Event>
      <t:Event id="{7C4B6109-9013-48C8-B307-BDD515E1BC98}" time="2026-09-02T16:17:48.261Z">
        <t:Attribution userId="S::Liesbet.LW.Wuytens@belfius.be::0b0a1a01-eb0e-478f-b762-88e0e60cd1ad" userProvider="AD" userName="Liesbet LW Wuytens (Belfius)"/>
        <t:Anchor>
          <t:Comment id="1897396796"/>
        </t:Anchor>
        <t:SetTitle title="@Charline CB Bary (Belfius) zelfde opmerking: type projecten + expliciet benoemen"/>
      </t:Event>
      <t:Event id="{6A8D524D-3565-4CE4-8B95-55218F30CEAF}" time="2026-09-03T11:29:17.557Z">
        <t:Attribution userId="S::charline.cb.bary@belfius.be::6e726377-eb2d-4bb3-9276-8e75492dd8f4" userProvider="AD" userName="Charline CB Bary (Belfius)"/>
        <t:Progress percentComplete="100"/>
      </t:Event>
      <t:Event id="{A266C12B-F27B-4EAA-86AF-976C91FEC5B5}" time="2026-09-04T15:44:16.349Z">
        <t:Attribution userId="S::Liesbet.LW.Wuytens@belfius.be::0b0a1a01-eb0e-478f-b762-88e0e60cd1ad" userProvider="AD" userName="Liesbet LW Wuytens (Belfius)"/>
        <t:Progress percentComplete="0"/>
      </t:Event>
      <t:Event id="{C9B1A05A-39BD-4AB8-B267-2AEF8D196D99}" time="2026-09-07T10:53:41.003Z">
        <t:Attribution userId="S::Liesbet.LW.Wuytens@belfius.be::0b0a1a01-eb0e-478f-b762-88e0e60cd1ad" userProvider="AD" userName="Liesbet LW Wuytens (Belfius)"/>
        <t:Anchor>
          <t:Comment id="352609774"/>
        </t:Anchor>
        <t:UnassignAll/>
      </t:Event>
      <t:Event id="{82BB3D77-A21E-49A0-9591-D65A33E325DD}" time="2026-09-07T10:53:41.003Z">
        <t:Attribution userId="S::Liesbet.LW.Wuytens@belfius.be::0b0a1a01-eb0e-478f-b762-88e0e60cd1ad" userProvider="AD" userName="Liesbet LW Wuytens (Belfius)"/>
        <t:Anchor>
          <t:Comment id="352609774"/>
        </t:Anchor>
        <t:Assign userId="S::ruben.dewinne@belfius.be::243e9a2d-9fe0-48ff-ad27-63673800569b" userProvider="AD" userName="Ruben De Winne (Belfius)"/>
      </t:Event>
      <t:Event id="{ABE1D5D6-A56B-48C8-B852-9906B856A137}" time="2026-09-09T11:08:04.721Z">
        <t:Attribution userId="S::Liesbet.LW.Wuytens@belfius.be::0b0a1a01-eb0e-478f-b762-88e0e60cd1ad" userProvider="AD" userName="Liesbet LW Wuytens (Belfiu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3A46DA1A51E94D982D4C2A573758A3" ma:contentTypeVersion="26" ma:contentTypeDescription="Een nieuw document maken." ma:contentTypeScope="" ma:versionID="399e9b158fe54467e5af4471fa115fa8">
  <xsd:schema xmlns:xsd="http://www.w3.org/2001/XMLSchema" xmlns:xs="http://www.w3.org/2001/XMLSchema" xmlns:p="http://schemas.microsoft.com/office/2006/metadata/properties" xmlns:ns1="http://schemas.microsoft.com/sharepoint/v3" xmlns:ns2="f05b5603-f119-40aa-b12b-a792db997819" xmlns:ns3="5f5120a0-54e4-491c-8ce0-78ba497f39f5" targetNamespace="http://schemas.microsoft.com/office/2006/metadata/properties" ma:root="true" ma:fieldsID="20b6d9ceee2258ffb9d644486dc3c179" ns1:_="" ns2:_="" ns3:_="">
    <xsd:import namespace="http://schemas.microsoft.com/sharepoint/v3"/>
    <xsd:import namespace="f05b5603-f119-40aa-b12b-a792db997819"/>
    <xsd:import namespace="5f5120a0-54e4-491c-8ce0-78ba497f39f5"/>
    <xsd:element name="properties">
      <xsd:complexType>
        <xsd:sequence>
          <xsd:element name="documentManagement">
            <xsd:complexType>
              <xsd:all>
                <xsd:element ref="ns1:PublishingStartDate" minOccurs="0"/>
                <xsd:element ref="ns1:PublishingExpirationDate" minOccurs="0"/>
                <xsd:element ref="ns2:RequestID"/>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b5603-f119-40aa-b12b-a792db997819" elementFormDefault="qualified">
    <xsd:import namespace="http://schemas.microsoft.com/office/2006/documentManagement/types"/>
    <xsd:import namespace="http://schemas.microsoft.com/office/infopath/2007/PartnerControls"/>
    <xsd:element name="RequestID" ma:index="10" ma:displayName="Request ID" ma:indexed="true" ma:internalName="RequestID">
      <xsd:simpleType>
        <xsd:restriction base="dms:Text">
          <xsd:maxLength value="255"/>
        </xsd:restriction>
      </xsd:simpleType>
    </xsd:element>
    <xsd:element name="TaxCatchAll" ma:index="21" nillable="true" ma:displayName="Taxonomy Catch All Column" ma:hidden="true" ma:list="{aeb12f97-4a00-434a-aea2-839ecd8f2fa4}" ma:internalName="TaxCatchAll" ma:showField="CatchAllData" ma:web="f05b5603-f119-40aa-b12b-a792db9978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5120a0-54e4-491c-8ce0-78ba497f39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3ff7705d-d26f-4ffe-b082-22198f8c44e2"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5b5603-f119-40aa-b12b-a792db997819" xsi:nil="true"/>
    <lcf76f155ced4ddcb4097134ff3c332f xmlns="5f5120a0-54e4-491c-8ce0-78ba497f39f5">
      <Terms xmlns="http://schemas.microsoft.com/office/infopath/2007/PartnerControls"/>
    </lcf76f155ced4ddcb4097134ff3c332f>
    <RequestID xmlns="f05b5603-f119-40aa-b12b-a792db997819">3685</RequestID>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79DABE67-EC69-4CAE-B835-EBF078B97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5b5603-f119-40aa-b12b-a792db997819"/>
    <ds:schemaRef ds:uri="5f5120a0-54e4-491c-8ce0-78ba497f3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3641C9-0EBC-4827-BB87-769CBE6A4F4C}">
  <ds:schemaRefs>
    <ds:schemaRef ds:uri="http://schemas.microsoft.com/sharepoint/v3/contenttype/forms"/>
  </ds:schemaRefs>
</ds:datastoreItem>
</file>

<file path=customXml/itemProps3.xml><?xml version="1.0" encoding="utf-8"?>
<ds:datastoreItem xmlns:ds="http://schemas.openxmlformats.org/officeDocument/2006/customXml" ds:itemID="{3A01C7E3-663F-4BAA-8357-66F27476DAD0}">
  <ds:schemaRefs>
    <ds:schemaRef ds:uri="http://schemas.microsoft.com/office/2006/metadata/properties"/>
    <ds:schemaRef ds:uri="http://schemas.microsoft.com/office/infopath/2007/PartnerControls"/>
    <ds:schemaRef ds:uri="f05b5603-f119-40aa-b12b-a792db997819"/>
    <ds:schemaRef ds:uri="5f5120a0-54e4-491c-8ce0-78ba497f39f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1258</Characters>
  <Application>Microsoft Office Word</Application>
  <DocSecurity>4</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Deforseau (Belfius)</dc:creator>
  <cp:keywords/>
  <dc:description/>
  <cp:lastModifiedBy>Liesbet LW Wuytens (Belfius)</cp:lastModifiedBy>
  <cp:revision>336</cp:revision>
  <dcterms:created xsi:type="dcterms:W3CDTF">2026-08-13T18:39:00Z</dcterms:created>
  <dcterms:modified xsi:type="dcterms:W3CDTF">2026-09-09T11:09:00Z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0x0101007A3A46DA1A51E94D982D4C2A573758A3</vt:lpwstr>
  </property>
  <property fmtid="{D5CDD505-2E9C-101B-9397-08002B2CF9AE}" pid="3" name="MediaServiceImageTags">
    <vt:lpwstr/>
  </property>
  <property fmtid="{D5CDD505-2E9C-101B-9397-08002B2CF9AE}" pid="4" name="_AdHocReviewCycleID">
    <vt:i4>1075903811</vt:i4>
  </property>
  <property fmtid="{D5CDD505-2E9C-101B-9397-08002B2CF9AE}" pid="5" name="_NewReviewCycle">
    <vt:lpwstr/>
  </property>
  <property fmtid="{D5CDD505-2E9C-101B-9397-08002B2CF9AE}" pid="6" name="_EmailSubject">
    <vt:lpwstr>Trad FR &gt; NL : Budget Quick Simulator</vt:lpwstr>
  </property>
  <property fmtid="{D5CDD505-2E9C-101B-9397-08002B2CF9AE}" pid="7" name="_AuthorEmail">
    <vt:lpwstr>Yannick.Pringels@belfius.be</vt:lpwstr>
  </property>
  <property fmtid="{D5CDD505-2E9C-101B-9397-08002B2CF9AE}" pid="8" name="_AuthorEmailDisplayName">
    <vt:lpwstr>Yannick Pringels (Belfius)</vt:lpwstr>
  </property>
  <property fmtid="{D5CDD505-2E9C-101B-9397-08002B2CF9AE}" pid="9" name="_PreviousAdHocReviewCycleID">
    <vt:i4>264601068</vt:i4>
  </property>
  <property fmtid="{D5CDD505-2E9C-101B-9397-08002B2CF9AE}" pid="10" name="docLang">
    <vt:lpwstr>fr</vt:lpwstr>
  </property>
</Properties>
</file>